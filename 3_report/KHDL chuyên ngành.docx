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92D3" w14:textId="77777777" w:rsidR="00EE1B41" w:rsidRPr="00A47DAC" w:rsidRDefault="00EE1B41" w:rsidP="00A47DAC">
      <w:pPr>
        <w:tabs>
          <w:tab w:val="left" w:pos="567"/>
        </w:tabs>
        <w:rPr>
          <w:lang w:val="vi-VN"/>
        </w:rPr>
      </w:pPr>
    </w:p>
    <w:p w14:paraId="1E898378" w14:textId="77777777" w:rsidR="00EE1B41" w:rsidRDefault="00EE1B41" w:rsidP="00EE1B41">
      <w:pPr>
        <w:jc w:val="both"/>
      </w:pPr>
    </w:p>
    <w:p w14:paraId="1C854BC4" w14:textId="77777777" w:rsidR="00124015" w:rsidRDefault="00124015" w:rsidP="000F2A55">
      <w:pPr>
        <w:tabs>
          <w:tab w:val="left" w:pos="0"/>
        </w:tabs>
        <w:ind w:firstLine="284"/>
        <w:jc w:val="center"/>
        <w:rPr>
          <w:b/>
          <w:spacing w:val="-8"/>
          <w:sz w:val="28"/>
          <w:szCs w:val="28"/>
        </w:rPr>
        <w:sectPr w:rsidR="00124015" w:rsidSect="004A1994">
          <w:footerReference w:type="default" r:id="rId8"/>
          <w:pgSz w:w="12240" w:h="15840"/>
          <w:pgMar w:top="1134" w:right="1134" w:bottom="1134" w:left="1701" w:header="720" w:footer="720" w:gutter="0"/>
          <w:cols w:space="720"/>
          <w:docGrid w:linePitch="360"/>
        </w:sectPr>
      </w:pPr>
    </w:p>
    <w:p w14:paraId="40B86862" w14:textId="77777777" w:rsidR="000F2A55" w:rsidRDefault="000F2A55" w:rsidP="000F2A55">
      <w:pPr>
        <w:jc w:val="center"/>
        <w:rPr>
          <w:b/>
          <w:sz w:val="32"/>
          <w:szCs w:val="32"/>
        </w:rPr>
      </w:pPr>
      <w:r w:rsidRPr="00EE1B41">
        <w:rPr>
          <w:b/>
          <w:sz w:val="32"/>
          <w:szCs w:val="32"/>
        </w:rPr>
        <w:lastRenderedPageBreak/>
        <w:t>TRƯỜNG ĐẠI HỌC NGUYỄN TẤT THÀNH</w:t>
      </w:r>
    </w:p>
    <w:p w14:paraId="7D894AB2" w14:textId="70D67B83" w:rsidR="000F2A55" w:rsidRPr="00515887" w:rsidRDefault="000F2A55" w:rsidP="000F2A55">
      <w:pPr>
        <w:tabs>
          <w:tab w:val="left" w:pos="567"/>
        </w:tabs>
        <w:ind w:firstLine="284"/>
        <w:jc w:val="center"/>
        <w:rPr>
          <w:sz w:val="28"/>
          <w:szCs w:val="28"/>
          <w:lang w:val="vi-VN"/>
        </w:rPr>
      </w:pPr>
      <w:r>
        <w:rPr>
          <w:b/>
          <w:sz w:val="32"/>
          <w:szCs w:val="32"/>
        </w:rPr>
        <w:t>KHOA</w:t>
      </w:r>
      <w:r w:rsidR="007D7C41">
        <w:rPr>
          <w:b/>
          <w:sz w:val="32"/>
          <w:szCs w:val="32"/>
        </w:rPr>
        <w:t xml:space="preserve"> </w:t>
      </w:r>
      <w:r w:rsidR="00124015">
        <w:rPr>
          <w:b/>
          <w:sz w:val="32"/>
          <w:szCs w:val="32"/>
        </w:rPr>
        <w:t xml:space="preserve">CÔNG NGHỆ THÔNG TIN </w:t>
      </w:r>
    </w:p>
    <w:p w14:paraId="1703795D" w14:textId="77777777" w:rsidR="00EE1B41" w:rsidRDefault="00742D1F" w:rsidP="00EE1B41">
      <w:pPr>
        <w:jc w:val="center"/>
      </w:pPr>
      <w:r>
        <w:rPr>
          <w:noProof/>
        </w:rPr>
        <mc:AlternateContent>
          <mc:Choice Requires="wps">
            <w:drawing>
              <wp:anchor distT="4294967295" distB="4294967295" distL="114300" distR="114300" simplePos="0" relativeHeight="251657728" behindDoc="0" locked="0" layoutInCell="1" allowOverlap="1" wp14:anchorId="0889E426" wp14:editId="2D023AA1">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7B53B16F" w14:textId="77777777" w:rsidR="00EE1B41" w:rsidRDefault="00EE1B41" w:rsidP="00EE1B41">
      <w:pPr>
        <w:jc w:val="center"/>
      </w:pPr>
    </w:p>
    <w:p w14:paraId="54CAE88F" w14:textId="77777777" w:rsidR="00852736" w:rsidRDefault="00742D1F" w:rsidP="00EE1B41">
      <w:pPr>
        <w:jc w:val="center"/>
      </w:pPr>
      <w:r w:rsidRPr="00D14A32">
        <w:rPr>
          <w:noProof/>
        </w:rPr>
        <w:drawing>
          <wp:inline distT="0" distB="0" distL="0" distR="0" wp14:anchorId="49900E80" wp14:editId="3689207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07488BE5" w14:textId="77777777" w:rsidR="00852736" w:rsidRDefault="00852736" w:rsidP="00EE1B41">
      <w:pPr>
        <w:jc w:val="center"/>
      </w:pPr>
    </w:p>
    <w:p w14:paraId="052B90C9" w14:textId="77777777" w:rsidR="00852736" w:rsidRDefault="00852736" w:rsidP="00EE1B41">
      <w:pPr>
        <w:jc w:val="center"/>
      </w:pPr>
    </w:p>
    <w:p w14:paraId="735E1228" w14:textId="77777777" w:rsidR="00852736" w:rsidRDefault="00852736" w:rsidP="00EE1B41">
      <w:pPr>
        <w:jc w:val="center"/>
      </w:pPr>
    </w:p>
    <w:p w14:paraId="7AEB9000" w14:textId="77777777" w:rsidR="00124015" w:rsidRDefault="00124015" w:rsidP="00EE1B41">
      <w:pPr>
        <w:jc w:val="center"/>
      </w:pPr>
    </w:p>
    <w:p w14:paraId="3A00396D" w14:textId="77777777" w:rsidR="00124015" w:rsidRDefault="00124015" w:rsidP="00EE1B41">
      <w:pPr>
        <w:jc w:val="center"/>
      </w:pPr>
    </w:p>
    <w:p w14:paraId="3FA7452F" w14:textId="7C4BB463" w:rsidR="00B91004" w:rsidRPr="00975076" w:rsidRDefault="00975076" w:rsidP="00852736">
      <w:pPr>
        <w:tabs>
          <w:tab w:val="left" w:pos="567"/>
        </w:tabs>
        <w:ind w:firstLine="284"/>
        <w:jc w:val="center"/>
        <w:rPr>
          <w:sz w:val="28"/>
          <w:szCs w:val="28"/>
          <w:lang w:val="vi-VN"/>
        </w:rPr>
      </w:pPr>
      <w:r>
        <w:rPr>
          <w:b/>
          <w:sz w:val="48"/>
          <w:szCs w:val="48"/>
        </w:rPr>
        <w:t>ĐỒ</w:t>
      </w:r>
      <w:r>
        <w:rPr>
          <w:b/>
          <w:sz w:val="48"/>
          <w:szCs w:val="48"/>
          <w:lang w:val="vi-VN"/>
        </w:rPr>
        <w:t xml:space="preserve"> ÁN CHUYÊN NGÀNH KHOA HỌC DỮ LIỆU</w:t>
      </w:r>
    </w:p>
    <w:p w14:paraId="0F15DFF6" w14:textId="77777777" w:rsidR="00124015" w:rsidRDefault="00124015" w:rsidP="00852736">
      <w:pPr>
        <w:tabs>
          <w:tab w:val="left" w:pos="567"/>
        </w:tabs>
        <w:ind w:firstLine="284"/>
        <w:jc w:val="center"/>
        <w:rPr>
          <w:sz w:val="28"/>
          <w:szCs w:val="28"/>
        </w:rPr>
      </w:pPr>
    </w:p>
    <w:p w14:paraId="553DA992" w14:textId="77777777" w:rsidR="000F2A55" w:rsidRPr="0036387F" w:rsidRDefault="000F2A55" w:rsidP="00852736">
      <w:pPr>
        <w:tabs>
          <w:tab w:val="left" w:pos="567"/>
        </w:tabs>
        <w:ind w:firstLine="284"/>
        <w:jc w:val="center"/>
        <w:rPr>
          <w:sz w:val="28"/>
          <w:szCs w:val="28"/>
        </w:rPr>
      </w:pPr>
    </w:p>
    <w:p w14:paraId="2749E30D" w14:textId="4AFE2C13" w:rsidR="00B91004" w:rsidRPr="00A47DAC" w:rsidRDefault="00B93909" w:rsidP="00A47DAC">
      <w:pPr>
        <w:tabs>
          <w:tab w:val="left" w:pos="567"/>
          <w:tab w:val="right" w:leader="dot" w:pos="7938"/>
        </w:tabs>
        <w:ind w:firstLine="567"/>
        <w:jc w:val="center"/>
        <w:rPr>
          <w:b/>
          <w:bCs/>
          <w:sz w:val="40"/>
          <w:szCs w:val="40"/>
          <w:lang w:val="vi-VN"/>
        </w:rPr>
      </w:pPr>
      <w:r w:rsidRPr="00A47DAC">
        <w:rPr>
          <w:b/>
          <w:bCs/>
          <w:sz w:val="40"/>
          <w:szCs w:val="40"/>
        </w:rPr>
        <w:t xml:space="preserve">Tên đề </w:t>
      </w:r>
      <w:r w:rsidR="00A47DAC" w:rsidRPr="00A47DAC">
        <w:rPr>
          <w:b/>
          <w:bCs/>
          <w:sz w:val="40"/>
          <w:szCs w:val="40"/>
        </w:rPr>
        <w:t>tài</w:t>
      </w:r>
      <w:r w:rsidR="00A47DAC" w:rsidRPr="00A47DAC">
        <w:rPr>
          <w:b/>
          <w:bCs/>
          <w:sz w:val="40"/>
          <w:szCs w:val="40"/>
          <w:lang w:val="vi-VN"/>
        </w:rPr>
        <w:t xml:space="preserve">: </w:t>
      </w:r>
      <w:r w:rsidR="00975076">
        <w:rPr>
          <w:b/>
          <w:bCs/>
          <w:sz w:val="40"/>
          <w:szCs w:val="40"/>
          <w:lang w:val="vi-VN"/>
        </w:rPr>
        <w:t>PHÂN TÍCH XU HƯỚNG VÀ DỰ ĐOÁN CHẤT LƯỢNG KHÔNG KHÍ TẠI HÀ NỘI VÀ TP.HCM</w:t>
      </w:r>
    </w:p>
    <w:p w14:paraId="58983ED7" w14:textId="77777777" w:rsidR="00B91004" w:rsidRPr="00A47DAC" w:rsidRDefault="00B91004" w:rsidP="00A47DAC">
      <w:pPr>
        <w:tabs>
          <w:tab w:val="left" w:pos="567"/>
        </w:tabs>
        <w:ind w:firstLine="284"/>
        <w:jc w:val="center"/>
        <w:rPr>
          <w:b/>
          <w:bCs/>
          <w:sz w:val="40"/>
          <w:szCs w:val="40"/>
        </w:rPr>
      </w:pPr>
    </w:p>
    <w:p w14:paraId="63AFA521" w14:textId="77777777" w:rsidR="00124015" w:rsidRPr="00A47DAC" w:rsidRDefault="00124015" w:rsidP="00A47DAC">
      <w:pPr>
        <w:tabs>
          <w:tab w:val="left" w:pos="567"/>
          <w:tab w:val="left" w:pos="3119"/>
        </w:tabs>
        <w:ind w:firstLine="284"/>
        <w:jc w:val="center"/>
        <w:rPr>
          <w:b/>
          <w:bCs/>
          <w:sz w:val="40"/>
          <w:szCs w:val="40"/>
        </w:rPr>
      </w:pPr>
    </w:p>
    <w:p w14:paraId="645ED9D3" w14:textId="77777777" w:rsidR="00124015" w:rsidRPr="00A47DAC" w:rsidRDefault="00124015" w:rsidP="0036387F">
      <w:pPr>
        <w:tabs>
          <w:tab w:val="left" w:pos="567"/>
          <w:tab w:val="left" w:pos="3119"/>
        </w:tabs>
        <w:ind w:firstLine="284"/>
        <w:rPr>
          <w:b/>
          <w:sz w:val="28"/>
          <w:szCs w:val="28"/>
          <w:lang w:val="vi-VN"/>
        </w:rPr>
      </w:pPr>
    </w:p>
    <w:p w14:paraId="25D750A4" w14:textId="77777777" w:rsidR="00124015" w:rsidRDefault="00124015" w:rsidP="0036387F">
      <w:pPr>
        <w:tabs>
          <w:tab w:val="left" w:pos="567"/>
          <w:tab w:val="left" w:pos="3119"/>
        </w:tabs>
        <w:ind w:firstLine="284"/>
        <w:rPr>
          <w:b/>
          <w:sz w:val="28"/>
          <w:szCs w:val="28"/>
        </w:rPr>
      </w:pPr>
    </w:p>
    <w:p w14:paraId="2ED03E7F" w14:textId="6A06D517" w:rsidR="00515887" w:rsidRPr="00975076" w:rsidRDefault="00515887" w:rsidP="00515887">
      <w:pPr>
        <w:tabs>
          <w:tab w:val="left" w:pos="567"/>
          <w:tab w:val="left" w:pos="3119"/>
        </w:tabs>
        <w:spacing w:line="360" w:lineRule="auto"/>
        <w:ind w:firstLine="284"/>
        <w:jc w:val="both"/>
        <w:rPr>
          <w:b/>
          <w:sz w:val="28"/>
          <w:szCs w:val="28"/>
          <w:lang w:val="vi-VN"/>
        </w:rPr>
      </w:pPr>
      <w:r>
        <w:rPr>
          <w:b/>
          <w:sz w:val="28"/>
          <w:szCs w:val="28"/>
        </w:rPr>
        <w:t>Giảng viên hướng dẫn</w:t>
      </w:r>
      <w:r>
        <w:rPr>
          <w:b/>
          <w:sz w:val="28"/>
          <w:szCs w:val="28"/>
        </w:rPr>
        <w:tab/>
        <w:t xml:space="preserve">:  Th.S </w:t>
      </w:r>
      <w:r w:rsidR="00975076">
        <w:rPr>
          <w:b/>
          <w:sz w:val="28"/>
          <w:szCs w:val="28"/>
        </w:rPr>
        <w:t>SỬ</w:t>
      </w:r>
      <w:r w:rsidR="00975076">
        <w:rPr>
          <w:b/>
          <w:sz w:val="28"/>
          <w:szCs w:val="28"/>
          <w:lang w:val="vi-VN"/>
        </w:rPr>
        <w:t xml:space="preserve"> NHẬT HẠ </w:t>
      </w:r>
    </w:p>
    <w:p w14:paraId="05FA59E5" w14:textId="164D1244" w:rsidR="00515887" w:rsidRPr="00975076" w:rsidRDefault="00515887" w:rsidP="00515887">
      <w:pPr>
        <w:tabs>
          <w:tab w:val="left" w:pos="567"/>
          <w:tab w:val="left" w:pos="3119"/>
        </w:tabs>
        <w:spacing w:line="360" w:lineRule="auto"/>
        <w:ind w:firstLine="284"/>
        <w:jc w:val="both"/>
        <w:rPr>
          <w:sz w:val="28"/>
          <w:szCs w:val="28"/>
          <w:lang w:val="vi-VN"/>
        </w:rPr>
      </w:pPr>
      <w:r>
        <w:rPr>
          <w:b/>
          <w:sz w:val="28"/>
          <w:szCs w:val="28"/>
        </w:rPr>
        <w:t>Sinh viên thực hiện</w:t>
      </w:r>
      <w:r>
        <w:rPr>
          <w:b/>
          <w:sz w:val="28"/>
          <w:szCs w:val="28"/>
        </w:rPr>
        <w:tab/>
        <w:t>:</w:t>
      </w:r>
      <w:r w:rsidR="00975076">
        <w:rPr>
          <w:b/>
          <w:sz w:val="28"/>
          <w:szCs w:val="28"/>
          <w:lang w:val="vi-VN"/>
        </w:rPr>
        <w:t xml:space="preserve"> NGUYỄN THỊ MINH THƯ </w:t>
      </w:r>
    </w:p>
    <w:p w14:paraId="70574BCE" w14:textId="40A33F2D" w:rsidR="00515887" w:rsidRPr="00975076" w:rsidRDefault="00515887" w:rsidP="00515887">
      <w:pPr>
        <w:tabs>
          <w:tab w:val="left" w:pos="567"/>
          <w:tab w:val="left" w:pos="3119"/>
        </w:tabs>
        <w:spacing w:line="360" w:lineRule="auto"/>
        <w:ind w:firstLine="284"/>
        <w:jc w:val="both"/>
        <w:rPr>
          <w:b/>
          <w:sz w:val="28"/>
          <w:szCs w:val="28"/>
          <w:lang w:val="vi-VN"/>
        </w:rPr>
      </w:pPr>
      <w:r>
        <w:rPr>
          <w:b/>
          <w:sz w:val="28"/>
          <w:szCs w:val="28"/>
        </w:rPr>
        <w:t>MSSV</w:t>
      </w:r>
      <w:r>
        <w:rPr>
          <w:b/>
          <w:sz w:val="28"/>
          <w:szCs w:val="28"/>
        </w:rPr>
        <w:tab/>
        <w:t>:</w:t>
      </w:r>
      <w:r w:rsidR="00975076">
        <w:rPr>
          <w:b/>
          <w:sz w:val="28"/>
          <w:szCs w:val="28"/>
          <w:lang w:val="vi-VN"/>
        </w:rPr>
        <w:t xml:space="preserve"> 2200009505</w:t>
      </w:r>
    </w:p>
    <w:p w14:paraId="6003FEB7" w14:textId="77777777" w:rsidR="00515887" w:rsidRDefault="00515887" w:rsidP="00515887">
      <w:pPr>
        <w:tabs>
          <w:tab w:val="left" w:pos="567"/>
          <w:tab w:val="left" w:pos="3119"/>
        </w:tabs>
        <w:spacing w:line="360" w:lineRule="auto"/>
        <w:ind w:firstLine="284"/>
        <w:jc w:val="both"/>
        <w:rPr>
          <w:b/>
          <w:sz w:val="28"/>
          <w:szCs w:val="28"/>
          <w:lang w:val="vi-VN"/>
        </w:rPr>
      </w:pPr>
      <w:r>
        <w:rPr>
          <w:b/>
          <w:sz w:val="28"/>
          <w:szCs w:val="28"/>
        </w:rPr>
        <w:t>Khoá</w:t>
      </w:r>
      <w:r>
        <w:rPr>
          <w:b/>
          <w:sz w:val="28"/>
          <w:szCs w:val="28"/>
        </w:rPr>
        <w:tab/>
        <w:t>:  2022</w:t>
      </w:r>
      <w:r>
        <w:rPr>
          <w:b/>
          <w:sz w:val="28"/>
          <w:szCs w:val="28"/>
          <w:lang w:val="vi-VN"/>
        </w:rPr>
        <w:t>-2026</w:t>
      </w:r>
    </w:p>
    <w:p w14:paraId="144FAD71" w14:textId="77777777" w:rsidR="00515887" w:rsidRDefault="00515887" w:rsidP="00515887">
      <w:pPr>
        <w:tabs>
          <w:tab w:val="left" w:pos="567"/>
          <w:tab w:val="left" w:pos="3119"/>
        </w:tabs>
        <w:spacing w:line="360" w:lineRule="auto"/>
        <w:ind w:firstLine="284"/>
        <w:jc w:val="both"/>
        <w:rPr>
          <w:b/>
          <w:sz w:val="28"/>
          <w:szCs w:val="28"/>
        </w:rPr>
      </w:pPr>
      <w:r>
        <w:rPr>
          <w:b/>
          <w:sz w:val="28"/>
          <w:szCs w:val="28"/>
        </w:rPr>
        <w:t>Ngành/ chuyên ngành</w:t>
      </w:r>
      <w:r>
        <w:rPr>
          <w:b/>
          <w:sz w:val="28"/>
          <w:szCs w:val="28"/>
        </w:rPr>
        <w:tab/>
        <w:t>:  CNTT/KHOA HỌC DỮ LIỆU</w:t>
      </w:r>
    </w:p>
    <w:p w14:paraId="613B872A" w14:textId="77777777" w:rsidR="00124015" w:rsidRDefault="00124015" w:rsidP="0036387F">
      <w:pPr>
        <w:tabs>
          <w:tab w:val="left" w:pos="567"/>
        </w:tabs>
        <w:ind w:firstLine="284"/>
        <w:jc w:val="center"/>
      </w:pPr>
    </w:p>
    <w:p w14:paraId="43BD47C6" w14:textId="77777777" w:rsidR="00124015" w:rsidRDefault="00124015" w:rsidP="0036387F">
      <w:pPr>
        <w:tabs>
          <w:tab w:val="left" w:pos="567"/>
        </w:tabs>
        <w:ind w:firstLine="284"/>
        <w:jc w:val="center"/>
      </w:pPr>
    </w:p>
    <w:p w14:paraId="30737AF4" w14:textId="599B3BE4" w:rsidR="000F2A55" w:rsidRDefault="006A7D8F" w:rsidP="00515887">
      <w:pPr>
        <w:tabs>
          <w:tab w:val="left" w:pos="567"/>
        </w:tabs>
        <w:ind w:firstLine="284"/>
        <w:jc w:val="center"/>
        <w:rPr>
          <w:lang w:val="vi-VN"/>
        </w:rPr>
      </w:pPr>
      <w:r w:rsidRPr="00D77088">
        <w:t>Tp HCM</w:t>
      </w:r>
      <w:r w:rsidR="00321D03" w:rsidRPr="00D77088">
        <w:t>,</w:t>
      </w:r>
      <w:r w:rsidR="00515887">
        <w:rPr>
          <w:lang w:val="vi-VN"/>
        </w:rPr>
        <w:t xml:space="preserve"> </w:t>
      </w:r>
      <w:r w:rsidR="00975076">
        <w:rPr>
          <w:lang w:val="vi-VN"/>
        </w:rPr>
        <w:t>20</w:t>
      </w:r>
      <w:r w:rsidR="00165664" w:rsidRPr="00D77088">
        <w:t xml:space="preserve"> </w:t>
      </w:r>
      <w:r w:rsidR="00274ACE" w:rsidRPr="00D77088">
        <w:t>t</w:t>
      </w:r>
      <w:r w:rsidR="00B91004" w:rsidRPr="00D77088">
        <w:t>háng</w:t>
      </w:r>
      <w:r w:rsidR="00515887">
        <w:rPr>
          <w:lang w:val="vi-VN"/>
        </w:rPr>
        <w:t xml:space="preserve"> </w:t>
      </w:r>
      <w:r w:rsidR="00975076">
        <w:rPr>
          <w:lang w:val="vi-VN"/>
        </w:rPr>
        <w:t xml:space="preserve">08 </w:t>
      </w:r>
      <w:r w:rsidR="00B91004" w:rsidRPr="00D77088">
        <w:t>năm</w:t>
      </w:r>
      <w:r w:rsidR="00515887">
        <w:rPr>
          <w:lang w:val="vi-VN"/>
        </w:rPr>
        <w:t xml:space="preserve"> 2025</w:t>
      </w:r>
      <w:r w:rsidR="005F65EF" w:rsidRPr="00321D03">
        <w:rPr>
          <w:b/>
        </w:rPr>
        <w:t xml:space="preserve"> </w:t>
      </w:r>
    </w:p>
    <w:p w14:paraId="6A29E311" w14:textId="77777777" w:rsidR="00515887" w:rsidRDefault="00515887" w:rsidP="00515887">
      <w:pPr>
        <w:tabs>
          <w:tab w:val="left" w:pos="567"/>
        </w:tabs>
        <w:ind w:firstLine="284"/>
        <w:jc w:val="center"/>
        <w:rPr>
          <w:lang w:val="vi-VN"/>
        </w:rPr>
      </w:pPr>
    </w:p>
    <w:p w14:paraId="5E210A2A" w14:textId="77777777" w:rsidR="00515887" w:rsidRPr="00515887" w:rsidRDefault="00515887" w:rsidP="00515887">
      <w:pPr>
        <w:tabs>
          <w:tab w:val="left" w:pos="567"/>
        </w:tabs>
        <w:ind w:firstLine="284"/>
        <w:jc w:val="center"/>
        <w:rPr>
          <w:lang w:val="vi-VN"/>
        </w:rPr>
      </w:pPr>
    </w:p>
    <w:p w14:paraId="5940B429" w14:textId="77777777" w:rsidR="008C4FE6" w:rsidRDefault="008C4FE6" w:rsidP="008C4FE6">
      <w:pPr>
        <w:jc w:val="center"/>
        <w:rPr>
          <w:b/>
          <w:sz w:val="32"/>
          <w:szCs w:val="32"/>
        </w:rPr>
      </w:pPr>
      <w:r w:rsidRPr="00EE1B41">
        <w:rPr>
          <w:b/>
          <w:sz w:val="32"/>
          <w:szCs w:val="32"/>
        </w:rPr>
        <w:lastRenderedPageBreak/>
        <w:t>TRƯỜNG ĐẠI HỌC NGUYỄN TẤT THÀNH</w:t>
      </w:r>
    </w:p>
    <w:p w14:paraId="224C7AB6" w14:textId="1170A657" w:rsidR="000F2A55" w:rsidRPr="00515887" w:rsidRDefault="008C4FE6" w:rsidP="000F2A55">
      <w:pPr>
        <w:tabs>
          <w:tab w:val="left" w:pos="567"/>
        </w:tabs>
        <w:ind w:firstLine="284"/>
        <w:jc w:val="center"/>
        <w:rPr>
          <w:sz w:val="28"/>
          <w:szCs w:val="28"/>
          <w:lang w:val="vi-VN"/>
        </w:rPr>
      </w:pPr>
      <w:r>
        <w:rPr>
          <w:b/>
          <w:sz w:val="32"/>
          <w:szCs w:val="32"/>
        </w:rPr>
        <w:t>KHOA</w:t>
      </w:r>
      <w:r w:rsidR="00124015">
        <w:rPr>
          <w:b/>
          <w:sz w:val="32"/>
          <w:szCs w:val="32"/>
        </w:rPr>
        <w:t xml:space="preserve"> CÔNG NGHỆ THÔNG TIN </w:t>
      </w:r>
    </w:p>
    <w:p w14:paraId="6B0C6E95" w14:textId="77777777" w:rsidR="008C4FE6" w:rsidRPr="00EE1B41" w:rsidRDefault="008C4FE6" w:rsidP="008C4FE6">
      <w:pPr>
        <w:jc w:val="center"/>
        <w:rPr>
          <w:b/>
          <w:sz w:val="32"/>
          <w:szCs w:val="32"/>
        </w:rPr>
      </w:pPr>
    </w:p>
    <w:p w14:paraId="56FB3B7F" w14:textId="77777777" w:rsidR="008C4FE6" w:rsidRDefault="00742D1F" w:rsidP="008C4FE6">
      <w:pPr>
        <w:jc w:val="center"/>
      </w:pPr>
      <w:r>
        <w:rPr>
          <w:noProof/>
        </w:rPr>
        <mc:AlternateContent>
          <mc:Choice Requires="wps">
            <w:drawing>
              <wp:anchor distT="4294967295" distB="4294967295" distL="114300" distR="114300" simplePos="0" relativeHeight="251658752" behindDoc="0" locked="0" layoutInCell="1" allowOverlap="1" wp14:anchorId="45AE3DA8" wp14:editId="48802F1F">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7F264A3B" w14:textId="77777777" w:rsidR="008C4FE6" w:rsidRDefault="00742D1F" w:rsidP="008C4FE6">
      <w:pPr>
        <w:jc w:val="center"/>
      </w:pPr>
      <w:r w:rsidRPr="00D14A32">
        <w:rPr>
          <w:noProof/>
        </w:rPr>
        <w:drawing>
          <wp:inline distT="0" distB="0" distL="0" distR="0" wp14:anchorId="789C90F9" wp14:editId="2972A30F">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7AFAA421" w14:textId="77777777" w:rsidR="008C4FE6" w:rsidRDefault="008C4FE6" w:rsidP="008C4FE6">
      <w:pPr>
        <w:tabs>
          <w:tab w:val="left" w:pos="567"/>
        </w:tabs>
        <w:ind w:firstLine="284"/>
        <w:jc w:val="center"/>
      </w:pPr>
    </w:p>
    <w:p w14:paraId="7C777900" w14:textId="77777777" w:rsidR="00124015" w:rsidRPr="00321D03" w:rsidRDefault="00124015" w:rsidP="008C4FE6">
      <w:pPr>
        <w:tabs>
          <w:tab w:val="left" w:pos="567"/>
        </w:tabs>
        <w:ind w:firstLine="284"/>
        <w:jc w:val="center"/>
      </w:pPr>
    </w:p>
    <w:p w14:paraId="0E69EE50" w14:textId="77777777" w:rsidR="008C4FE6" w:rsidRPr="00321D03" w:rsidRDefault="008C4FE6" w:rsidP="008C4FE6">
      <w:pPr>
        <w:tabs>
          <w:tab w:val="left" w:pos="567"/>
        </w:tabs>
        <w:ind w:firstLine="284"/>
        <w:jc w:val="center"/>
        <w:rPr>
          <w:b/>
          <w:sz w:val="28"/>
          <w:szCs w:val="28"/>
        </w:rPr>
      </w:pPr>
    </w:p>
    <w:p w14:paraId="10E8298A" w14:textId="77777777" w:rsidR="008C4FE6" w:rsidRPr="00321D03" w:rsidRDefault="008C4FE6" w:rsidP="008C4FE6">
      <w:pPr>
        <w:tabs>
          <w:tab w:val="left" w:pos="567"/>
        </w:tabs>
        <w:ind w:firstLine="284"/>
        <w:jc w:val="center"/>
        <w:rPr>
          <w:b/>
          <w:sz w:val="28"/>
          <w:szCs w:val="28"/>
        </w:rPr>
      </w:pPr>
    </w:p>
    <w:p w14:paraId="3BAA5D43" w14:textId="77777777" w:rsidR="00975076" w:rsidRPr="00975076" w:rsidRDefault="00975076" w:rsidP="00975076">
      <w:pPr>
        <w:tabs>
          <w:tab w:val="left" w:pos="567"/>
        </w:tabs>
        <w:ind w:firstLine="284"/>
        <w:jc w:val="center"/>
        <w:rPr>
          <w:sz w:val="28"/>
          <w:szCs w:val="28"/>
          <w:lang w:val="vi-VN"/>
        </w:rPr>
      </w:pPr>
      <w:r>
        <w:rPr>
          <w:b/>
          <w:sz w:val="48"/>
          <w:szCs w:val="48"/>
        </w:rPr>
        <w:t>ĐỒ</w:t>
      </w:r>
      <w:r>
        <w:rPr>
          <w:b/>
          <w:sz w:val="48"/>
          <w:szCs w:val="48"/>
          <w:lang w:val="vi-VN"/>
        </w:rPr>
        <w:t xml:space="preserve"> ÁN CHUYÊN NGÀNH KHOA HỌC DỮ LIỆU</w:t>
      </w:r>
    </w:p>
    <w:p w14:paraId="11C8A64A" w14:textId="77777777" w:rsidR="00975076" w:rsidRDefault="00975076" w:rsidP="00975076">
      <w:pPr>
        <w:tabs>
          <w:tab w:val="left" w:pos="567"/>
        </w:tabs>
        <w:ind w:firstLine="284"/>
        <w:jc w:val="center"/>
        <w:rPr>
          <w:sz w:val="28"/>
          <w:szCs w:val="28"/>
        </w:rPr>
      </w:pPr>
    </w:p>
    <w:p w14:paraId="59A01B48" w14:textId="77777777" w:rsidR="00975076" w:rsidRPr="0036387F" w:rsidRDefault="00975076" w:rsidP="00975076">
      <w:pPr>
        <w:tabs>
          <w:tab w:val="left" w:pos="567"/>
        </w:tabs>
        <w:ind w:firstLine="284"/>
        <w:jc w:val="center"/>
        <w:rPr>
          <w:sz w:val="28"/>
          <w:szCs w:val="28"/>
        </w:rPr>
      </w:pPr>
    </w:p>
    <w:p w14:paraId="6E436E0C" w14:textId="77777777" w:rsidR="00975076" w:rsidRPr="00A47DAC" w:rsidRDefault="00975076" w:rsidP="00975076">
      <w:pPr>
        <w:tabs>
          <w:tab w:val="left" w:pos="567"/>
          <w:tab w:val="right" w:leader="dot" w:pos="7938"/>
        </w:tabs>
        <w:ind w:firstLine="567"/>
        <w:jc w:val="center"/>
        <w:rPr>
          <w:b/>
          <w:bCs/>
          <w:sz w:val="40"/>
          <w:szCs w:val="40"/>
          <w:lang w:val="vi-VN"/>
        </w:rPr>
      </w:pPr>
      <w:r w:rsidRPr="00A47DAC">
        <w:rPr>
          <w:b/>
          <w:bCs/>
          <w:sz w:val="40"/>
          <w:szCs w:val="40"/>
        </w:rPr>
        <w:t>Tên đề tài</w:t>
      </w:r>
      <w:r w:rsidRPr="00A47DAC">
        <w:rPr>
          <w:b/>
          <w:bCs/>
          <w:sz w:val="40"/>
          <w:szCs w:val="40"/>
          <w:lang w:val="vi-VN"/>
        </w:rPr>
        <w:t xml:space="preserve">: </w:t>
      </w:r>
      <w:r>
        <w:rPr>
          <w:b/>
          <w:bCs/>
          <w:sz w:val="40"/>
          <w:szCs w:val="40"/>
          <w:lang w:val="vi-VN"/>
        </w:rPr>
        <w:t>PHÂN TÍCH XU HƯỚNG VÀ DỰ ĐOÁN CHẤT LƯỢNG KHÔNG KHÍ TẠI HÀ NỘI VÀ TP.HCM</w:t>
      </w:r>
    </w:p>
    <w:p w14:paraId="2BE1BAD8" w14:textId="77777777" w:rsidR="00975076" w:rsidRPr="00A47DAC" w:rsidRDefault="00975076" w:rsidP="00975076">
      <w:pPr>
        <w:tabs>
          <w:tab w:val="left" w:pos="567"/>
        </w:tabs>
        <w:ind w:firstLine="284"/>
        <w:jc w:val="center"/>
        <w:rPr>
          <w:b/>
          <w:bCs/>
          <w:sz w:val="40"/>
          <w:szCs w:val="40"/>
        </w:rPr>
      </w:pPr>
    </w:p>
    <w:p w14:paraId="0DC9CD4F" w14:textId="77777777" w:rsidR="00975076" w:rsidRPr="00A47DAC" w:rsidRDefault="00975076" w:rsidP="00975076">
      <w:pPr>
        <w:tabs>
          <w:tab w:val="left" w:pos="567"/>
          <w:tab w:val="left" w:pos="3119"/>
        </w:tabs>
        <w:ind w:firstLine="284"/>
        <w:jc w:val="center"/>
        <w:rPr>
          <w:b/>
          <w:bCs/>
          <w:sz w:val="40"/>
          <w:szCs w:val="40"/>
        </w:rPr>
      </w:pPr>
    </w:p>
    <w:p w14:paraId="11D60533" w14:textId="77777777" w:rsidR="00975076" w:rsidRPr="00A47DAC" w:rsidRDefault="00975076" w:rsidP="00975076">
      <w:pPr>
        <w:tabs>
          <w:tab w:val="left" w:pos="567"/>
          <w:tab w:val="left" w:pos="3119"/>
        </w:tabs>
        <w:ind w:firstLine="284"/>
        <w:rPr>
          <w:b/>
          <w:sz w:val="28"/>
          <w:szCs w:val="28"/>
          <w:lang w:val="vi-VN"/>
        </w:rPr>
      </w:pPr>
    </w:p>
    <w:p w14:paraId="5A924387" w14:textId="77777777" w:rsidR="00975076" w:rsidRDefault="00975076" w:rsidP="00975076">
      <w:pPr>
        <w:tabs>
          <w:tab w:val="left" w:pos="567"/>
          <w:tab w:val="left" w:pos="3119"/>
        </w:tabs>
        <w:ind w:firstLine="284"/>
        <w:rPr>
          <w:b/>
          <w:sz w:val="28"/>
          <w:szCs w:val="28"/>
        </w:rPr>
      </w:pPr>
    </w:p>
    <w:p w14:paraId="38356F41" w14:textId="77777777" w:rsidR="00975076" w:rsidRPr="00975076" w:rsidRDefault="00975076" w:rsidP="00975076">
      <w:pPr>
        <w:tabs>
          <w:tab w:val="left" w:pos="567"/>
          <w:tab w:val="left" w:pos="3119"/>
        </w:tabs>
        <w:spacing w:line="360" w:lineRule="auto"/>
        <w:ind w:firstLine="284"/>
        <w:jc w:val="both"/>
        <w:rPr>
          <w:b/>
          <w:sz w:val="28"/>
          <w:szCs w:val="28"/>
          <w:lang w:val="vi-VN"/>
        </w:rPr>
      </w:pPr>
      <w:r>
        <w:rPr>
          <w:b/>
          <w:sz w:val="28"/>
          <w:szCs w:val="28"/>
        </w:rPr>
        <w:t>Giảng viên hướng dẫn</w:t>
      </w:r>
      <w:r>
        <w:rPr>
          <w:b/>
          <w:sz w:val="28"/>
          <w:szCs w:val="28"/>
        </w:rPr>
        <w:tab/>
        <w:t>:  Th.S SỬ</w:t>
      </w:r>
      <w:r>
        <w:rPr>
          <w:b/>
          <w:sz w:val="28"/>
          <w:szCs w:val="28"/>
          <w:lang w:val="vi-VN"/>
        </w:rPr>
        <w:t xml:space="preserve"> NHẬT HẠ </w:t>
      </w:r>
    </w:p>
    <w:p w14:paraId="74F9E8F3" w14:textId="77777777" w:rsidR="00975076" w:rsidRPr="00975076" w:rsidRDefault="00975076" w:rsidP="00975076">
      <w:pPr>
        <w:tabs>
          <w:tab w:val="left" w:pos="567"/>
          <w:tab w:val="left" w:pos="3119"/>
        </w:tabs>
        <w:spacing w:line="360" w:lineRule="auto"/>
        <w:ind w:firstLine="284"/>
        <w:jc w:val="both"/>
        <w:rPr>
          <w:sz w:val="28"/>
          <w:szCs w:val="28"/>
          <w:lang w:val="vi-VN"/>
        </w:rPr>
      </w:pPr>
      <w:r>
        <w:rPr>
          <w:b/>
          <w:sz w:val="28"/>
          <w:szCs w:val="28"/>
        </w:rPr>
        <w:t>Sinh viên thực hiện</w:t>
      </w:r>
      <w:r>
        <w:rPr>
          <w:b/>
          <w:sz w:val="28"/>
          <w:szCs w:val="28"/>
        </w:rPr>
        <w:tab/>
        <w:t>:</w:t>
      </w:r>
      <w:r>
        <w:rPr>
          <w:b/>
          <w:sz w:val="28"/>
          <w:szCs w:val="28"/>
          <w:lang w:val="vi-VN"/>
        </w:rPr>
        <w:t xml:space="preserve"> NGUYỄN THỊ MINH THƯ </w:t>
      </w:r>
    </w:p>
    <w:p w14:paraId="326AB866" w14:textId="77777777" w:rsidR="00975076" w:rsidRPr="00975076" w:rsidRDefault="00975076" w:rsidP="00975076">
      <w:pPr>
        <w:tabs>
          <w:tab w:val="left" w:pos="567"/>
          <w:tab w:val="left" w:pos="3119"/>
        </w:tabs>
        <w:spacing w:line="360" w:lineRule="auto"/>
        <w:ind w:firstLine="284"/>
        <w:jc w:val="both"/>
        <w:rPr>
          <w:b/>
          <w:sz w:val="28"/>
          <w:szCs w:val="28"/>
          <w:lang w:val="vi-VN"/>
        </w:rPr>
      </w:pPr>
      <w:r>
        <w:rPr>
          <w:b/>
          <w:sz w:val="28"/>
          <w:szCs w:val="28"/>
        </w:rPr>
        <w:t>MSSV</w:t>
      </w:r>
      <w:r>
        <w:rPr>
          <w:b/>
          <w:sz w:val="28"/>
          <w:szCs w:val="28"/>
        </w:rPr>
        <w:tab/>
        <w:t>:</w:t>
      </w:r>
      <w:r>
        <w:rPr>
          <w:b/>
          <w:sz w:val="28"/>
          <w:szCs w:val="28"/>
          <w:lang w:val="vi-VN"/>
        </w:rPr>
        <w:t xml:space="preserve"> 2200009505</w:t>
      </w:r>
    </w:p>
    <w:p w14:paraId="4331004A" w14:textId="77777777" w:rsidR="00975076" w:rsidRDefault="00975076" w:rsidP="00975076">
      <w:pPr>
        <w:tabs>
          <w:tab w:val="left" w:pos="567"/>
          <w:tab w:val="left" w:pos="3119"/>
        </w:tabs>
        <w:spacing w:line="360" w:lineRule="auto"/>
        <w:ind w:firstLine="284"/>
        <w:jc w:val="both"/>
        <w:rPr>
          <w:b/>
          <w:sz w:val="28"/>
          <w:szCs w:val="28"/>
          <w:lang w:val="vi-VN"/>
        </w:rPr>
      </w:pPr>
      <w:r>
        <w:rPr>
          <w:b/>
          <w:sz w:val="28"/>
          <w:szCs w:val="28"/>
        </w:rPr>
        <w:t>Khoá</w:t>
      </w:r>
      <w:r>
        <w:rPr>
          <w:b/>
          <w:sz w:val="28"/>
          <w:szCs w:val="28"/>
        </w:rPr>
        <w:tab/>
        <w:t>:  2022</w:t>
      </w:r>
      <w:r>
        <w:rPr>
          <w:b/>
          <w:sz w:val="28"/>
          <w:szCs w:val="28"/>
          <w:lang w:val="vi-VN"/>
        </w:rPr>
        <w:t>-2026</w:t>
      </w:r>
    </w:p>
    <w:p w14:paraId="49E4EB8D" w14:textId="77777777" w:rsidR="00975076" w:rsidRDefault="00975076" w:rsidP="00975076">
      <w:pPr>
        <w:tabs>
          <w:tab w:val="left" w:pos="567"/>
          <w:tab w:val="left" w:pos="3119"/>
        </w:tabs>
        <w:spacing w:line="360" w:lineRule="auto"/>
        <w:ind w:firstLine="284"/>
        <w:jc w:val="both"/>
        <w:rPr>
          <w:b/>
          <w:sz w:val="28"/>
          <w:szCs w:val="28"/>
        </w:rPr>
      </w:pPr>
      <w:r>
        <w:rPr>
          <w:b/>
          <w:sz w:val="28"/>
          <w:szCs w:val="28"/>
        </w:rPr>
        <w:t>Ngành/ chuyên ngành</w:t>
      </w:r>
      <w:r>
        <w:rPr>
          <w:b/>
          <w:sz w:val="28"/>
          <w:szCs w:val="28"/>
        </w:rPr>
        <w:tab/>
        <w:t>:  CNTT/KHOA HỌC DỮ LIỆU</w:t>
      </w:r>
    </w:p>
    <w:p w14:paraId="6E2D63CD" w14:textId="77777777" w:rsidR="00975076" w:rsidRDefault="00975076" w:rsidP="00975076">
      <w:pPr>
        <w:tabs>
          <w:tab w:val="left" w:pos="567"/>
        </w:tabs>
        <w:ind w:firstLine="284"/>
        <w:jc w:val="center"/>
      </w:pPr>
    </w:p>
    <w:p w14:paraId="5E5A98AC" w14:textId="77777777" w:rsidR="00975076" w:rsidRDefault="00975076" w:rsidP="00975076">
      <w:pPr>
        <w:tabs>
          <w:tab w:val="left" w:pos="567"/>
        </w:tabs>
        <w:ind w:firstLine="284"/>
        <w:jc w:val="center"/>
      </w:pPr>
    </w:p>
    <w:p w14:paraId="549FD939" w14:textId="77777777" w:rsidR="00975076" w:rsidDel="00244352" w:rsidRDefault="00975076" w:rsidP="00975076">
      <w:pPr>
        <w:tabs>
          <w:tab w:val="left" w:pos="567"/>
        </w:tabs>
        <w:ind w:firstLine="284"/>
        <w:jc w:val="center"/>
        <w:rPr>
          <w:del w:id="1" w:author="minh thư" w:date="2025-08-20T10:41:00Z" w16du:dateUtc="2025-08-20T03:41:00Z"/>
          <w:lang w:val="vi-VN"/>
        </w:rPr>
      </w:pPr>
      <w:r w:rsidRPr="00D77088">
        <w:t>Tp HCM,</w:t>
      </w:r>
      <w:r>
        <w:rPr>
          <w:lang w:val="vi-VN"/>
        </w:rPr>
        <w:t xml:space="preserve"> 20</w:t>
      </w:r>
      <w:r w:rsidRPr="00D77088">
        <w:t xml:space="preserve"> tháng</w:t>
      </w:r>
      <w:r>
        <w:rPr>
          <w:lang w:val="vi-VN"/>
        </w:rPr>
        <w:t xml:space="preserve"> 08 </w:t>
      </w:r>
      <w:r w:rsidRPr="00D77088">
        <w:t>năm</w:t>
      </w:r>
      <w:r>
        <w:rPr>
          <w:lang w:val="vi-VN"/>
        </w:rPr>
        <w:t xml:space="preserve"> 2025</w:t>
      </w:r>
      <w:r w:rsidRPr="00321D03">
        <w:rPr>
          <w:b/>
        </w:rPr>
        <w:t xml:space="preserve"> </w:t>
      </w:r>
    </w:p>
    <w:p w14:paraId="3FD684EE" w14:textId="77777777" w:rsidR="00124015" w:rsidRPr="00515887" w:rsidRDefault="00124015" w:rsidP="00244352">
      <w:pPr>
        <w:tabs>
          <w:tab w:val="left" w:pos="567"/>
        </w:tabs>
        <w:ind w:firstLine="284"/>
        <w:jc w:val="center"/>
        <w:rPr>
          <w:lang w:val="vi-VN"/>
        </w:rPr>
        <w:sectPr w:rsidR="00124015" w:rsidRPr="00515887" w:rsidSect="00AC4786">
          <w:footerReference w:type="default" r:id="rId10"/>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Change w:id="2" w:author="minh thư" w:date="2025-08-20T10:41:00Z" w16du:dateUtc="2025-08-20T03:41:00Z">
          <w:pPr/>
        </w:pPrChange>
      </w:pPr>
    </w:p>
    <w:p w14:paraId="13804713" w14:textId="1EC1096E" w:rsidR="00515887" w:rsidDel="00244352" w:rsidRDefault="00515887" w:rsidP="00244352">
      <w:pPr>
        <w:tabs>
          <w:tab w:val="left" w:pos="567"/>
        </w:tabs>
        <w:spacing w:line="360" w:lineRule="auto"/>
        <w:jc w:val="center"/>
        <w:rPr>
          <w:del w:id="3" w:author="minh thư" w:date="2025-08-19T18:46:00Z" w16du:dateUtc="2025-08-19T11:46:00Z"/>
          <w:b/>
          <w:bCs/>
          <w:sz w:val="28"/>
          <w:lang w:val="vi-VN"/>
        </w:rPr>
      </w:pPr>
      <w:bookmarkStart w:id="4" w:name="_Toc206578979"/>
      <w:r w:rsidRPr="00244352">
        <w:rPr>
          <w:b/>
          <w:bCs/>
          <w:sz w:val="28"/>
        </w:rPr>
        <w:lastRenderedPageBreak/>
        <w:t>LỜI MỞ</w:t>
      </w:r>
      <w:r w:rsidRPr="00244352">
        <w:rPr>
          <w:b/>
          <w:bCs/>
          <w:sz w:val="28"/>
          <w:lang w:val="vi-VN"/>
        </w:rPr>
        <w:t xml:space="preserve"> ĐẦU</w:t>
      </w:r>
      <w:bookmarkEnd w:id="4"/>
    </w:p>
    <w:p w14:paraId="41061852" w14:textId="77777777" w:rsidR="00244352" w:rsidRPr="00982A82" w:rsidRDefault="00244352" w:rsidP="00244352">
      <w:pPr>
        <w:pStyle w:val="Heading1"/>
        <w:numPr>
          <w:ilvl w:val="0"/>
          <w:numId w:val="0"/>
        </w:numPr>
        <w:jc w:val="center"/>
        <w:rPr>
          <w:ins w:id="5" w:author="minh thư" w:date="2025-08-20T10:42:00Z" w16du:dateUtc="2025-08-20T03:42:00Z"/>
          <w:sz w:val="28"/>
          <w:lang w:val="vi-VN"/>
        </w:rPr>
        <w:pPrChange w:id="6" w:author="minh thư" w:date="2025-08-20T10:42:00Z" w16du:dateUtc="2025-08-20T03:42:00Z">
          <w:pPr>
            <w:pStyle w:val="Heading1"/>
            <w:numPr>
              <w:numId w:val="0"/>
            </w:numPr>
            <w:ind w:left="5246"/>
          </w:pPr>
        </w:pPrChange>
      </w:pPr>
    </w:p>
    <w:p w14:paraId="4002876D" w14:textId="77777777" w:rsidR="00EF4645" w:rsidDel="002B1FED" w:rsidRDefault="00EF4645" w:rsidP="00244352">
      <w:pPr>
        <w:tabs>
          <w:tab w:val="left" w:pos="567"/>
        </w:tabs>
        <w:jc w:val="center"/>
        <w:rPr>
          <w:del w:id="7" w:author="minh thư" w:date="2025-08-19T18:46:00Z" w16du:dateUtc="2025-08-19T11:46:00Z"/>
          <w:b/>
          <w:sz w:val="28"/>
          <w:szCs w:val="28"/>
          <w:lang w:val="vi-VN"/>
        </w:rPr>
        <w:pPrChange w:id="8" w:author="minh thư" w:date="2025-08-20T10:42:00Z" w16du:dateUtc="2025-08-20T03:42:00Z">
          <w:pPr>
            <w:tabs>
              <w:tab w:val="left" w:pos="567"/>
            </w:tabs>
            <w:ind w:firstLine="284"/>
            <w:jc w:val="center"/>
          </w:pPr>
        </w:pPrChange>
      </w:pPr>
    </w:p>
    <w:p w14:paraId="0844FB06" w14:textId="77777777" w:rsidR="00EF4645" w:rsidRPr="00EF4645" w:rsidDel="00244352" w:rsidRDefault="00EF4645" w:rsidP="00244352">
      <w:pPr>
        <w:pStyle w:val="Heading1"/>
        <w:numPr>
          <w:ilvl w:val="0"/>
          <w:numId w:val="0"/>
        </w:numPr>
        <w:jc w:val="center"/>
        <w:rPr>
          <w:del w:id="9" w:author="minh thư" w:date="2025-08-20T10:41:00Z" w16du:dateUtc="2025-08-20T03:41:00Z"/>
          <w:lang w:val="vi-VN"/>
        </w:rPr>
        <w:pPrChange w:id="10" w:author="minh thư" w:date="2025-08-20T10:42:00Z" w16du:dateUtc="2025-08-20T03:42:00Z">
          <w:pPr>
            <w:tabs>
              <w:tab w:val="left" w:pos="567"/>
            </w:tabs>
            <w:ind w:firstLine="284"/>
            <w:jc w:val="center"/>
          </w:pPr>
        </w:pPrChange>
      </w:pPr>
    </w:p>
    <w:p w14:paraId="2E0A651D" w14:textId="4BB8BD9A" w:rsidR="00244352" w:rsidRDefault="00244352" w:rsidP="00244352">
      <w:pPr>
        <w:tabs>
          <w:tab w:val="left" w:pos="567"/>
        </w:tabs>
        <w:spacing w:line="360" w:lineRule="auto"/>
        <w:jc w:val="center"/>
        <w:rPr>
          <w:ins w:id="11" w:author="minh thư" w:date="2025-08-20T10:42:00Z" w16du:dateUtc="2025-08-20T03:42:00Z"/>
          <w:lang w:val="vi-VN"/>
        </w:rPr>
        <w:pPrChange w:id="12" w:author="minh thư" w:date="2025-08-20T10:42:00Z" w16du:dateUtc="2025-08-20T03:42:00Z">
          <w:pPr>
            <w:tabs>
              <w:tab w:val="left" w:pos="567"/>
            </w:tabs>
            <w:spacing w:line="360" w:lineRule="auto"/>
            <w:jc w:val="both"/>
          </w:pPr>
        </w:pPrChange>
      </w:pPr>
    </w:p>
    <w:p w14:paraId="753AD62B" w14:textId="258302AD" w:rsidR="00EF4645" w:rsidRPr="00EF4645" w:rsidRDefault="00EF4645" w:rsidP="00EF4645">
      <w:pPr>
        <w:tabs>
          <w:tab w:val="left" w:pos="567"/>
        </w:tabs>
        <w:spacing w:line="360" w:lineRule="auto"/>
        <w:jc w:val="both"/>
      </w:pPr>
      <w:r w:rsidRPr="00EF4645">
        <w:t>Trong bối cảnh toàn cầu hóa và đô thị hóa ngày càng mạnh mẽ, vấn đề môi trường đã và đang trở thành mối quan tâm hàng đầu của nhiều quốc gia. Một trong những vấn đề môi trường nổi bật, có tác động trực tiếp đến đời sống con người, chính là ô nhiễm không khí. Theo Tổ chức Y tế Thế giới (WHO), ô nhiễm không khí là “kẻ giết người thầm lặng”, gây ra hàng triệu ca tử vong sớm mỗi năm trên toàn cầu, trong đó bụi mịn PM2.5 được xem là một trong những tác nhân nguy hiểm nhất.</w:t>
      </w:r>
    </w:p>
    <w:p w14:paraId="6D372DB9" w14:textId="7D5F6DD7" w:rsidR="00EF4645" w:rsidRPr="00EF4645" w:rsidRDefault="00EF4645" w:rsidP="00EF4645">
      <w:pPr>
        <w:tabs>
          <w:tab w:val="left" w:pos="567"/>
        </w:tabs>
        <w:spacing w:line="360" w:lineRule="auto"/>
        <w:jc w:val="both"/>
      </w:pPr>
      <w:r>
        <w:rPr>
          <w:lang w:val="vi-VN"/>
        </w:rPr>
        <w:tab/>
      </w:r>
      <w:r w:rsidRPr="00EF4645">
        <w:t>Tại Việt Nam, Hà Nội và Thành phố Hồ Chí Minh là hai đô thị lớn, tập trung đông dân cư, hoạt động công nghiệp, giao thông và xây dựng diễn ra liên tục. Chính vì vậy, hai thành phố này thường xuyên nằm trong nhóm có chỉ số chất lượng không khí (AQI) ở mức báo động, đặc biệt là vào những thời điểm giao mùa hoặc mùa khô. Sự gia tăng của nồng độ bụi mịn PM2.5 không chỉ gây ảnh hưởng trực tiếp đến sức khỏe cộng đồng mà còn tác động lâu dài đến phát triển kinh tế – xã hội và chất lượng cuộc sống của người dân.</w:t>
      </w:r>
    </w:p>
    <w:p w14:paraId="5B33959C" w14:textId="77777777" w:rsidR="00EF4645" w:rsidRDefault="00EF4645" w:rsidP="00EF4645">
      <w:pPr>
        <w:tabs>
          <w:tab w:val="left" w:pos="567"/>
        </w:tabs>
        <w:spacing w:line="360" w:lineRule="auto"/>
        <w:jc w:val="both"/>
        <w:rPr>
          <w:lang w:val="vi-VN"/>
        </w:rPr>
      </w:pPr>
      <w:r>
        <w:rPr>
          <w:lang w:val="vi-VN"/>
        </w:rPr>
        <w:tab/>
      </w:r>
      <w:r>
        <w:rPr>
          <w:lang w:val="vi-VN"/>
        </w:rPr>
        <w:tab/>
      </w:r>
      <w:r w:rsidRPr="00EF4645">
        <w:t>Trong bối cảnh đó, việc ứng dụng các phương pháp khoa học dữ liệu để phân tích và dự đoán xu hướng ô nhiễm không khí mang ý nghĩa thực tiễn quan trọng. Dữ liệu môi trường khi được xử lý, phân tích đúng cách sẽ cung cấp những thông tin giá trị, giúp cơ quan quản lý đưa ra các chính sách phù hợp, đồng thời nâng cao ý thức cộng đồng về bảo vệ môi trường sống.</w:t>
      </w:r>
    </w:p>
    <w:p w14:paraId="12342B8D" w14:textId="2ED4705D" w:rsidR="00EF4645" w:rsidRPr="00EF4645" w:rsidRDefault="00EF4645" w:rsidP="00EF4645">
      <w:pPr>
        <w:tabs>
          <w:tab w:val="left" w:pos="567"/>
        </w:tabs>
        <w:spacing w:line="360" w:lineRule="auto"/>
        <w:jc w:val="both"/>
      </w:pPr>
      <w:r>
        <w:rPr>
          <w:lang w:val="vi-VN"/>
        </w:rPr>
        <w:tab/>
      </w:r>
      <w:r w:rsidRPr="00EF4645">
        <w:t xml:space="preserve">Báo cáo này được thực hiện với mục tiêu thu thập, tiền xử lý, phân tích và trực quan hóa dữ liệu về nồng độ bụi mịn PM2.5 tại Hà Nội và Thành phố Hồ Chí Minh. Trên cơ sở đó, </w:t>
      </w:r>
      <w:r>
        <w:t>em</w:t>
      </w:r>
      <w:r w:rsidRPr="00EF4645">
        <w:t xml:space="preserve"> tiến hành dự đoán xu hướng ô nhiễm không khí trong ngắn hạn bằng mô hình Prophet – một công cụ mạnh mẽ trong phân tích chuỗi thời gian. Việc áp dụng mô hình dự đoán không chỉ giúp kiểm chứng tính hiệu quả của phương pháp mà còn mở ra khả năng áp dụng thực tiễn trong công tác dự báo môi trường tại Việt Nam.</w:t>
      </w:r>
    </w:p>
    <w:p w14:paraId="05F6D44A" w14:textId="1B2366D9" w:rsidR="00515887" w:rsidRDefault="00EF4645" w:rsidP="00EF4645">
      <w:pPr>
        <w:tabs>
          <w:tab w:val="left" w:pos="567"/>
        </w:tabs>
        <w:spacing w:line="360" w:lineRule="auto"/>
        <w:jc w:val="both"/>
        <w:rPr>
          <w:ins w:id="13" w:author="minh thư" w:date="2025-08-20T10:42:00Z" w16du:dateUtc="2025-08-20T03:42:00Z"/>
          <w:lang w:val="vi-VN"/>
        </w:rPr>
      </w:pPr>
      <w:r>
        <w:rPr>
          <w:lang w:val="vi-VN"/>
        </w:rPr>
        <w:tab/>
      </w:r>
      <w:r w:rsidRPr="00EF4645">
        <w:t xml:space="preserve">Thông qua nghiên cứu này, </w:t>
      </w:r>
      <w:r>
        <w:t>em</w:t>
      </w:r>
      <w:r w:rsidRPr="00EF4645">
        <w:t xml:space="preserve"> hy vọng mang đến cái nhìn rõ ràng hơn về thực trạng và xu hướng ô nhiễm bụi mịn tại hai thành phố lớn nhất cả nước. Đồng thời, báo cáo cũng có thể trở thành tài liệu tham khảo hữu ích cho những nghiên cứu tiếp theo về chất lượng không khí, góp phần chung tay xây dựng một môi trường sống xanh – sạch – lành mạnh cho cộng đồng.</w:t>
      </w:r>
    </w:p>
    <w:p w14:paraId="51DCBDFB" w14:textId="77777777" w:rsidR="00244352" w:rsidRPr="00244352" w:rsidRDefault="00244352" w:rsidP="00EF4645">
      <w:pPr>
        <w:tabs>
          <w:tab w:val="left" w:pos="567"/>
        </w:tabs>
        <w:spacing w:line="360" w:lineRule="auto"/>
        <w:jc w:val="both"/>
        <w:rPr>
          <w:lang w:val="vi-VN"/>
        </w:rPr>
      </w:pPr>
    </w:p>
    <w:p w14:paraId="6E91A549" w14:textId="733B836C" w:rsidR="00E66A9E" w:rsidRDefault="00CC0CE7">
      <w:pPr>
        <w:pStyle w:val="Heading1"/>
        <w:numPr>
          <w:ilvl w:val="0"/>
          <w:numId w:val="0"/>
        </w:numPr>
        <w:jc w:val="center"/>
        <w:rPr>
          <w:sz w:val="28"/>
          <w:lang w:val="vi-VN"/>
        </w:rPr>
        <w:pPrChange w:id="14" w:author="minh thư" w:date="2025-08-19T19:06:00Z" w16du:dateUtc="2025-08-19T12:06:00Z">
          <w:pPr>
            <w:tabs>
              <w:tab w:val="left" w:pos="567"/>
            </w:tabs>
            <w:ind w:firstLine="284"/>
            <w:jc w:val="center"/>
          </w:pPr>
        </w:pPrChange>
      </w:pPr>
      <w:bookmarkStart w:id="15" w:name="_Toc206578980"/>
      <w:r w:rsidRPr="00321D03">
        <w:rPr>
          <w:sz w:val="28"/>
        </w:rPr>
        <w:t>LỜI CẢM ƠN</w:t>
      </w:r>
      <w:bookmarkEnd w:id="15"/>
    </w:p>
    <w:p w14:paraId="1061AB35" w14:textId="77777777" w:rsidR="00EF4645" w:rsidRPr="00EF4645" w:rsidRDefault="00EF4645" w:rsidP="00EF4645">
      <w:pPr>
        <w:tabs>
          <w:tab w:val="left" w:pos="567"/>
        </w:tabs>
        <w:ind w:firstLine="284"/>
        <w:jc w:val="center"/>
        <w:rPr>
          <w:b/>
          <w:sz w:val="28"/>
          <w:szCs w:val="28"/>
          <w:lang w:val="vi-VN"/>
        </w:rPr>
      </w:pPr>
    </w:p>
    <w:p w14:paraId="647EC94B" w14:textId="62EAD9A1" w:rsidR="00E66A9E" w:rsidRDefault="00E66A9E" w:rsidP="00E66A9E">
      <w:pPr>
        <w:spacing w:line="360" w:lineRule="auto"/>
        <w:ind w:firstLine="709"/>
        <w:jc w:val="both"/>
        <w:rPr>
          <w:lang w:val="vi-VN"/>
        </w:rPr>
      </w:pPr>
      <w:r>
        <w:t>Lời đầu tiên, chúng</w:t>
      </w:r>
      <w:r>
        <w:rPr>
          <w:lang w:val="vi-VN"/>
        </w:rPr>
        <w:t xml:space="preserve"> </w:t>
      </w:r>
      <w:r>
        <w:t xml:space="preserve">em xin gửi lời cảm ơn chân thành nhất đến Thầy/Cô giảng viên Trường Đại Học Nguyễn Tất Thành đã dành thời gian đọc qua </w:t>
      </w:r>
      <w:r w:rsidR="007E3A9C">
        <w:t>Đồ</w:t>
      </w:r>
      <w:r w:rsidR="007E3A9C">
        <w:rPr>
          <w:lang w:val="vi-VN"/>
        </w:rPr>
        <w:t xml:space="preserve"> án Chuyên ngành khoa Học Dữ Liệu </w:t>
      </w:r>
      <w:r>
        <w:t>của em. Đây là công trình nghiên cứu chúng</w:t>
      </w:r>
      <w:r>
        <w:rPr>
          <w:lang w:val="vi-VN"/>
        </w:rPr>
        <w:t xml:space="preserve"> </w:t>
      </w:r>
      <w:r>
        <w:t>em đã dành nhiều công sức và tâm huyết để hoàn thiện, và sự quan tâm của Thầy/Cô là một nguồn động viên to lớn đối với</w:t>
      </w:r>
      <w:r>
        <w:rPr>
          <w:lang w:val="vi-VN"/>
        </w:rPr>
        <w:t xml:space="preserve"> chúng</w:t>
      </w:r>
      <w:r>
        <w:t xml:space="preserve"> em</w:t>
      </w:r>
      <w:r>
        <w:rPr>
          <w:lang w:val="vi-VN"/>
        </w:rPr>
        <w:t>.</w:t>
      </w:r>
    </w:p>
    <w:p w14:paraId="6EFD321D" w14:textId="651EEE5E" w:rsidR="00E66A9E" w:rsidRPr="00CC629B" w:rsidRDefault="00E66A9E" w:rsidP="00E66A9E">
      <w:pPr>
        <w:spacing w:line="360" w:lineRule="auto"/>
        <w:ind w:firstLine="709"/>
        <w:jc w:val="both"/>
        <w:rPr>
          <w:rFonts w:eastAsia="SimSun"/>
          <w:color w:val="000000"/>
          <w:lang w:val="vi-VN" w:eastAsia="zh-CN" w:bidi="ar"/>
        </w:rPr>
      </w:pPr>
      <w:r>
        <w:rPr>
          <w:rFonts w:eastAsia="SimSun"/>
          <w:color w:val="000000"/>
          <w:lang w:eastAsia="zh-CN" w:bidi="ar"/>
        </w:rPr>
        <w:t>Đặc</w:t>
      </w:r>
      <w:r>
        <w:rPr>
          <w:rFonts w:eastAsia="SimSun"/>
          <w:color w:val="000000"/>
          <w:lang w:val="vi-VN" w:eastAsia="zh-CN" w:bidi="ar"/>
        </w:rPr>
        <w:t xml:space="preserve"> biệt, chúng em </w:t>
      </w:r>
      <w:r>
        <w:rPr>
          <w:rFonts w:eastAsia="SimSun"/>
          <w:color w:val="000000"/>
          <w:lang w:eastAsia="zh-CN" w:bidi="ar"/>
        </w:rPr>
        <w:t>xin bày</w:t>
      </w:r>
      <w:r>
        <w:rPr>
          <w:rFonts w:eastAsia="SimSun"/>
          <w:color w:val="000000"/>
          <w:lang w:val="vi-VN" w:eastAsia="zh-CN" w:bidi="ar"/>
        </w:rPr>
        <w:t xml:space="preserve"> tỏ lòng biết ơn sâu sắc </w:t>
      </w:r>
      <w:r>
        <w:rPr>
          <w:rFonts w:eastAsia="SimSun"/>
          <w:color w:val="000000"/>
          <w:lang w:eastAsia="zh-CN" w:bidi="ar"/>
        </w:rPr>
        <w:t>đến Thầy hướng dẫn</w:t>
      </w:r>
      <w:r>
        <w:rPr>
          <w:rFonts w:eastAsia="SimSun"/>
          <w:color w:val="000000"/>
          <w:lang w:val="vi-VN" w:eastAsia="zh-CN" w:bidi="ar"/>
        </w:rPr>
        <w:t>,</w:t>
      </w:r>
      <w:r>
        <w:rPr>
          <w:rFonts w:eastAsia="SimSun"/>
          <w:color w:val="000000"/>
          <w:lang w:eastAsia="zh-CN" w:bidi="ar"/>
        </w:rPr>
        <w:t xml:space="preserve">ThS. </w:t>
      </w:r>
      <w:r w:rsidR="00975076">
        <w:rPr>
          <w:rFonts w:eastAsia="SimSun"/>
          <w:color w:val="000000"/>
          <w:lang w:eastAsia="zh-CN" w:bidi="ar"/>
        </w:rPr>
        <w:t>Sử</w:t>
      </w:r>
      <w:r w:rsidR="00975076">
        <w:rPr>
          <w:rFonts w:eastAsia="SimSun"/>
          <w:color w:val="000000"/>
          <w:lang w:val="vi-VN" w:eastAsia="zh-CN" w:bidi="ar"/>
        </w:rPr>
        <w:t xml:space="preserve"> Nhật Hạ</w:t>
      </w:r>
      <w:r>
        <w:rPr>
          <w:rFonts w:eastAsia="SimSun"/>
          <w:color w:val="000000"/>
          <w:lang w:val="vi-VN" w:eastAsia="zh-CN" w:bidi="ar"/>
        </w:rPr>
        <w:t xml:space="preserve"> , </w:t>
      </w:r>
      <w:r>
        <w:rPr>
          <w:rFonts w:eastAsia="SimSun"/>
          <w:color w:val="000000"/>
          <w:lang w:eastAsia="zh-CN" w:bidi="ar"/>
        </w:rPr>
        <w:t>giảng viên Khoa Công nghệ thông tin Trường Đại học Nguyễn Tất Thành, người đã hướng dẫn tận tình, đóng góp các ý kiến chuyên môn cho</w:t>
      </w:r>
      <w:r>
        <w:rPr>
          <w:rFonts w:eastAsia="SimSun"/>
          <w:color w:val="000000"/>
          <w:lang w:val="vi-VN" w:eastAsia="zh-CN" w:bidi="ar"/>
        </w:rPr>
        <w:t xml:space="preserve"> tiểu luận </w:t>
      </w:r>
      <w:r>
        <w:rPr>
          <w:rFonts w:eastAsia="SimSun"/>
          <w:color w:val="000000"/>
          <w:lang w:eastAsia="zh-CN" w:bidi="ar"/>
        </w:rPr>
        <w:t>môn học. Thầy đã động viên tinh thần em cố gắng hoàn thành những nghiên cứu đặt ra và những mục tiêu hướng tới trong tiểu</w:t>
      </w:r>
      <w:r>
        <w:rPr>
          <w:rFonts w:eastAsia="SimSun"/>
          <w:color w:val="000000"/>
          <w:lang w:val="vi-VN" w:eastAsia="zh-CN" w:bidi="ar"/>
        </w:rPr>
        <w:t xml:space="preserve"> luận</w:t>
      </w:r>
      <w:r>
        <w:rPr>
          <w:rFonts w:eastAsia="SimSun"/>
          <w:color w:val="000000"/>
          <w:lang w:eastAsia="zh-CN" w:bidi="ar"/>
        </w:rPr>
        <w:t>. Thầy cũng cung cấp một số tài liệu liên quan đến môn</w:t>
      </w:r>
      <w:r>
        <w:rPr>
          <w:rFonts w:eastAsia="SimSun"/>
          <w:color w:val="000000"/>
          <w:lang w:val="vi-VN" w:eastAsia="zh-CN" w:bidi="ar"/>
        </w:rPr>
        <w:t xml:space="preserve"> học </w:t>
      </w:r>
      <w:r>
        <w:rPr>
          <w:rFonts w:eastAsia="SimSun"/>
          <w:color w:val="000000"/>
          <w:lang w:eastAsia="zh-CN" w:bidi="ar"/>
        </w:rPr>
        <w:t>mà em đang nghiên cứu và ân cần nhắc nhở em đến tiến độ thực hiện tiểu</w:t>
      </w:r>
      <w:r>
        <w:rPr>
          <w:rFonts w:eastAsia="SimSun"/>
          <w:color w:val="000000"/>
          <w:lang w:val="vi-VN" w:eastAsia="zh-CN" w:bidi="ar"/>
        </w:rPr>
        <w:t xml:space="preserve"> luận</w:t>
      </w:r>
      <w:r>
        <w:rPr>
          <w:rFonts w:eastAsia="SimSun"/>
          <w:color w:val="000000"/>
          <w:lang w:eastAsia="zh-CN" w:bidi="ar"/>
        </w:rPr>
        <w:t xml:space="preserve"> môn học này. </w:t>
      </w:r>
    </w:p>
    <w:p w14:paraId="027863A5" w14:textId="65A403E5" w:rsidR="00E66A9E" w:rsidRDefault="00E66A9E" w:rsidP="00E66A9E">
      <w:pPr>
        <w:spacing w:line="360" w:lineRule="auto"/>
        <w:ind w:firstLine="709"/>
        <w:jc w:val="both"/>
        <w:rPr>
          <w:lang w:val="vi-VN"/>
        </w:rPr>
      </w:pPr>
      <w:r>
        <w:rPr>
          <w:rFonts w:eastAsia="SimSun"/>
          <w:color w:val="000000"/>
          <w:lang w:eastAsia="zh-CN" w:bidi="ar"/>
        </w:rPr>
        <w:t>Cuối</w:t>
      </w:r>
      <w:r>
        <w:rPr>
          <w:rFonts w:eastAsia="SimSun"/>
          <w:color w:val="000000"/>
          <w:lang w:val="vi-VN" w:eastAsia="zh-CN" w:bidi="ar"/>
        </w:rPr>
        <w:t xml:space="preserve"> cùng </w:t>
      </w:r>
      <w:r>
        <w:t>em xin chân thành cảm ơn Thầy</w:t>
      </w:r>
      <w:r>
        <w:rPr>
          <w:lang w:val="vi-VN"/>
        </w:rPr>
        <w:t xml:space="preserve"> </w:t>
      </w:r>
      <w:r w:rsidR="00975076">
        <w:rPr>
          <w:lang w:val="vi-VN"/>
        </w:rPr>
        <w:t>Sử Nhật Hạ</w:t>
      </w:r>
      <w:r>
        <w:rPr>
          <w:lang w:val="vi-VN"/>
        </w:rPr>
        <w:t xml:space="preserve"> </w:t>
      </w:r>
      <w:r>
        <w:t>đã tạo điều kiện cho</w:t>
      </w:r>
      <w:r>
        <w:rPr>
          <w:lang w:val="vi-VN"/>
        </w:rPr>
        <w:t xml:space="preserve"> </w:t>
      </w:r>
      <w:r>
        <w:t>em thực hiện tiểu</w:t>
      </w:r>
      <w:r>
        <w:rPr>
          <w:lang w:val="vi-VN"/>
        </w:rPr>
        <w:t xml:space="preserve"> luận </w:t>
      </w:r>
      <w:r>
        <w:t>này và cung cấp những kiến thức quý báu cho sự phát triển của</w:t>
      </w:r>
      <w:r>
        <w:rPr>
          <w:lang w:val="vi-VN"/>
        </w:rPr>
        <w:t xml:space="preserve"> </w:t>
      </w:r>
      <w:r>
        <w:t>em. Trong thời gian thực hiện tiểu</w:t>
      </w:r>
      <w:r>
        <w:rPr>
          <w:lang w:val="vi-VN"/>
        </w:rPr>
        <w:t xml:space="preserve"> luận</w:t>
      </w:r>
      <w:r>
        <w:t>, em đã vận dụng kiến thức nền tảng đã tích lũy kết hợp với việc học hỏi và tìm hiểu những kiến thức mới từ Thầy/Cô giảng viên của Trường Đại Học Nguyễn Tất Thành, từ bạn bè cũng như từ nhiều nguồn tham khảo. Nhờ đó mà em đã có thể hoàn thành tiểu</w:t>
      </w:r>
      <w:r>
        <w:rPr>
          <w:lang w:val="vi-VN"/>
        </w:rPr>
        <w:t xml:space="preserve"> luận</w:t>
      </w:r>
      <w:r>
        <w:t xml:space="preserve"> một cách hiệu quả. Tuy nhiên vì những kiến thức chuyên môn còn hạn chế, em rất mong nhận được sự góp ý, chỉ bảo thêm từ quý Thầy/Cô. Những lời góp ý của Thầy/Cô chính là động lực, hành trang để em có thể thực hiện tốt hơn nữa những</w:t>
      </w:r>
      <w:r>
        <w:rPr>
          <w:lang w:val="vi-VN"/>
        </w:rPr>
        <w:t xml:space="preserve"> tiểu luận,</w:t>
      </w:r>
      <w:r>
        <w:t>đồ</w:t>
      </w:r>
      <w:r>
        <w:rPr>
          <w:lang w:val="vi-VN"/>
        </w:rPr>
        <w:t xml:space="preserve"> án</w:t>
      </w:r>
      <w:r>
        <w:t xml:space="preserve"> của những môn học sau. Đồng thời cũng giúp em có thêm kinh nghiệm cho việc học tại trường và làm việc trong tương lai.</w:t>
      </w:r>
    </w:p>
    <w:p w14:paraId="5F937400" w14:textId="4520218D" w:rsidR="00E66A9E" w:rsidRDefault="00975076" w:rsidP="00E66A9E">
      <w:pPr>
        <w:spacing w:line="360" w:lineRule="auto"/>
        <w:ind w:firstLine="709"/>
        <w:jc w:val="both"/>
      </w:pPr>
      <w:r>
        <w:t>E</w:t>
      </w:r>
      <w:r w:rsidR="00E66A9E">
        <w:t>m xin gửi lời cảm ơn chân thành nhất đến quý Thầy/Cô. Chúc Thầy/Cô một ngày tốt lành và luôn tràn đầy năng lượng cho công cuộc dạy dỗ chúng em</w:t>
      </w:r>
      <w:r w:rsidR="00E66A9E">
        <w:rPr>
          <w:lang w:val="vi-VN"/>
        </w:rPr>
        <w:t xml:space="preserve"> nên người, trở thành công dân có ích cho xã hội.</w:t>
      </w:r>
    </w:p>
    <w:p w14:paraId="6927C7DF" w14:textId="77777777" w:rsidR="004E4BB6" w:rsidRPr="00E66A9E" w:rsidRDefault="004E4BB6" w:rsidP="004E4BB6">
      <w:pPr>
        <w:tabs>
          <w:tab w:val="left" w:pos="567"/>
        </w:tabs>
        <w:rPr>
          <w:lang w:val="vi-VN"/>
        </w:rPr>
      </w:pPr>
    </w:p>
    <w:p w14:paraId="362BB83D" w14:textId="77777777" w:rsidR="004E4BB6" w:rsidRDefault="004E4BB6" w:rsidP="004E4BB6">
      <w:pPr>
        <w:tabs>
          <w:tab w:val="left" w:pos="567"/>
        </w:tabs>
      </w:pPr>
    </w:p>
    <w:p w14:paraId="4647CA29" w14:textId="77777777" w:rsidR="004E4BB6" w:rsidRDefault="004E4BB6" w:rsidP="004E4BB6">
      <w:pPr>
        <w:tabs>
          <w:tab w:val="left" w:pos="567"/>
        </w:tabs>
      </w:pPr>
    </w:p>
    <w:p w14:paraId="4B23641B" w14:textId="77777777" w:rsidR="004E4BB6" w:rsidRDefault="004E4BB6" w:rsidP="004E4BB6">
      <w:pPr>
        <w:tabs>
          <w:tab w:val="left" w:pos="567"/>
        </w:tabs>
      </w:pPr>
    </w:p>
    <w:p w14:paraId="27C43827" w14:textId="77777777" w:rsidR="004E4BB6" w:rsidRPr="004A1994" w:rsidRDefault="004E4BB6" w:rsidP="004E4BB6">
      <w:pPr>
        <w:tabs>
          <w:tab w:val="left" w:pos="567"/>
        </w:tabs>
      </w:pPr>
    </w:p>
    <w:p w14:paraId="2DAAE991" w14:textId="77777777" w:rsidR="00E05487" w:rsidRDefault="00E05487"/>
    <w:tbl>
      <w:tblPr>
        <w:tblW w:w="10517" w:type="dxa"/>
        <w:tblLook w:val="04A0" w:firstRow="1" w:lastRow="0" w:firstColumn="1" w:lastColumn="0" w:noHBand="0" w:noVBand="1"/>
      </w:tblPr>
      <w:tblGrid>
        <w:gridCol w:w="4786"/>
        <w:gridCol w:w="5731"/>
      </w:tblGrid>
      <w:tr w:rsidR="00E05487" w:rsidRPr="00EF5F67" w14:paraId="1A75663E" w14:textId="77777777" w:rsidTr="009501A9">
        <w:trPr>
          <w:trHeight w:val="834"/>
        </w:trPr>
        <w:tc>
          <w:tcPr>
            <w:tcW w:w="4786" w:type="dxa"/>
          </w:tcPr>
          <w:p w14:paraId="10CF1866" w14:textId="77777777" w:rsidR="00E05487" w:rsidRPr="00EF5F67" w:rsidRDefault="00E05487" w:rsidP="009501A9">
            <w:pPr>
              <w:jc w:val="center"/>
              <w:rPr>
                <w:sz w:val="24"/>
                <w:szCs w:val="24"/>
              </w:rPr>
            </w:pPr>
            <w:r>
              <w:br w:type="page"/>
            </w:r>
            <w:r w:rsidRPr="00EF5F67">
              <w:rPr>
                <w:sz w:val="24"/>
                <w:szCs w:val="24"/>
              </w:rPr>
              <w:t>TRƯỜNG ĐẠI HỌC NGUYỄN TẤT THÀNH</w:t>
            </w:r>
          </w:p>
          <w:p w14:paraId="73E7C7C9" w14:textId="77777777" w:rsidR="00E05487" w:rsidRPr="00EF5F67" w:rsidRDefault="00E05487" w:rsidP="009501A9">
            <w:pPr>
              <w:jc w:val="center"/>
              <w:rPr>
                <w:sz w:val="24"/>
                <w:szCs w:val="24"/>
              </w:rPr>
            </w:pPr>
            <w:r>
              <w:rPr>
                <w:b/>
                <w:bCs/>
                <w:noProof/>
                <w:sz w:val="24"/>
                <w:szCs w:val="24"/>
              </w:rPr>
              <mc:AlternateContent>
                <mc:Choice Requires="wps">
                  <w:drawing>
                    <wp:anchor distT="0" distB="0" distL="114300" distR="114300" simplePos="0" relativeHeight="251661824" behindDoc="0" locked="0" layoutInCell="1" allowOverlap="1" wp14:anchorId="2DE64101" wp14:editId="755892EF">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Pr>
                <w:b/>
                <w:bCs/>
                <w:sz w:val="24"/>
                <w:szCs w:val="24"/>
              </w:rPr>
              <w:t>TRUNG TÂM KHẢO THÍ</w:t>
            </w:r>
          </w:p>
        </w:tc>
        <w:tc>
          <w:tcPr>
            <w:tcW w:w="5731" w:type="dxa"/>
          </w:tcPr>
          <w:p w14:paraId="1DE855D8" w14:textId="77777777" w:rsidR="00E05487" w:rsidRPr="00EF5F67" w:rsidRDefault="00E05487" w:rsidP="009501A9">
            <w:pPr>
              <w:jc w:val="center"/>
              <w:rPr>
                <w:b/>
                <w:bCs/>
                <w:sz w:val="24"/>
                <w:szCs w:val="24"/>
              </w:rPr>
            </w:pPr>
            <w:r w:rsidRPr="00EF5F67">
              <w:rPr>
                <w:b/>
                <w:bCs/>
                <w:sz w:val="24"/>
                <w:szCs w:val="24"/>
              </w:rPr>
              <w:t>KỲ THI KẾT THÚC HỌC PHẦN</w:t>
            </w:r>
          </w:p>
          <w:p w14:paraId="753201A1" w14:textId="77777777" w:rsidR="00E05487" w:rsidRPr="00EF5F67" w:rsidRDefault="00E05487" w:rsidP="009501A9">
            <w:pPr>
              <w:jc w:val="center"/>
              <w:rPr>
                <w:sz w:val="24"/>
                <w:szCs w:val="24"/>
              </w:rPr>
            </w:pPr>
            <w:r w:rsidRPr="00EF5F67">
              <w:rPr>
                <w:b/>
                <w:bCs/>
                <w:sz w:val="24"/>
                <w:szCs w:val="24"/>
              </w:rPr>
              <w:t>HỌC KỲ …</w:t>
            </w:r>
            <w:r>
              <w:rPr>
                <w:b/>
                <w:bCs/>
                <w:sz w:val="24"/>
                <w:szCs w:val="24"/>
              </w:rPr>
              <w:t>..</w:t>
            </w:r>
            <w:r w:rsidRPr="00EF5F67">
              <w:rPr>
                <w:b/>
                <w:bCs/>
                <w:sz w:val="24"/>
                <w:szCs w:val="24"/>
              </w:rPr>
              <w:t xml:space="preserve">…  NĂM HỌC </w:t>
            </w:r>
            <w:r>
              <w:rPr>
                <w:b/>
                <w:bCs/>
                <w:sz w:val="24"/>
                <w:szCs w:val="24"/>
              </w:rPr>
              <w:t>…</w:t>
            </w:r>
            <w:r w:rsidRPr="00EF5F67">
              <w:rPr>
                <w:b/>
                <w:bCs/>
                <w:sz w:val="24"/>
                <w:szCs w:val="24"/>
              </w:rPr>
              <w:t>….. - …</w:t>
            </w:r>
            <w:r>
              <w:rPr>
                <w:b/>
                <w:bCs/>
                <w:sz w:val="24"/>
                <w:szCs w:val="24"/>
              </w:rPr>
              <w:t>.</w:t>
            </w:r>
            <w:r w:rsidRPr="00EF5F67">
              <w:rPr>
                <w:b/>
                <w:bCs/>
                <w:sz w:val="24"/>
                <w:szCs w:val="24"/>
              </w:rPr>
              <w:t>…</w:t>
            </w:r>
          </w:p>
        </w:tc>
      </w:tr>
    </w:tbl>
    <w:p w14:paraId="24E0099A" w14:textId="77777777" w:rsidR="00E05487" w:rsidRPr="00EF5F67" w:rsidRDefault="00E05487" w:rsidP="00E05487">
      <w:pPr>
        <w:jc w:val="center"/>
        <w:rPr>
          <w:b/>
          <w:bCs/>
          <w:sz w:val="28"/>
          <w:szCs w:val="28"/>
        </w:rPr>
      </w:pPr>
      <w:r>
        <w:rPr>
          <w:b/>
          <w:bCs/>
          <w:noProof/>
          <w:sz w:val="30"/>
        </w:rPr>
        <mc:AlternateContent>
          <mc:Choice Requires="wps">
            <w:drawing>
              <wp:anchor distT="0" distB="0" distL="114300" distR="114300" simplePos="0" relativeHeight="251660800" behindDoc="0" locked="0" layoutInCell="1" allowOverlap="1" wp14:anchorId="6209D747" wp14:editId="2E94B3C2">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194B017E" w14:textId="77777777" w:rsidR="00E05487" w:rsidRPr="006B5522" w:rsidRDefault="00E05487"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9D747"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194B017E" w14:textId="77777777" w:rsidR="00E05487" w:rsidRPr="006B5522" w:rsidRDefault="00E05487" w:rsidP="00E05487">
                      <w:pPr>
                        <w:jc w:val="center"/>
                      </w:pPr>
                      <w:r w:rsidRPr="006B5522">
                        <w:t>BM-ChT-11</w:t>
                      </w:r>
                    </w:p>
                  </w:txbxContent>
                </v:textbox>
              </v:shape>
            </w:pict>
          </mc:Fallback>
        </mc:AlternateContent>
      </w:r>
      <w:r w:rsidRPr="00EF5F67">
        <w:rPr>
          <w:b/>
          <w:sz w:val="28"/>
          <w:szCs w:val="28"/>
        </w:rPr>
        <w:t>PHI</w:t>
      </w:r>
      <w:r>
        <w:rPr>
          <w:b/>
          <w:sz w:val="28"/>
          <w:szCs w:val="28"/>
        </w:rPr>
        <w:t>Ế</w:t>
      </w:r>
      <w:r w:rsidRPr="00EF5F67">
        <w:rPr>
          <w:b/>
          <w:sz w:val="28"/>
          <w:szCs w:val="28"/>
        </w:rPr>
        <w:t>U CH</w:t>
      </w:r>
      <w:r>
        <w:rPr>
          <w:b/>
          <w:sz w:val="28"/>
          <w:szCs w:val="28"/>
        </w:rPr>
        <w:t>Ấ</w:t>
      </w:r>
      <w:r w:rsidRPr="00EF5F67">
        <w:rPr>
          <w:b/>
          <w:sz w:val="28"/>
          <w:szCs w:val="28"/>
        </w:rPr>
        <w:t>M THI TIỂU LUẬN/</w:t>
      </w:r>
      <w:r w:rsidR="007137FE">
        <w:rPr>
          <w:b/>
          <w:sz w:val="28"/>
          <w:szCs w:val="28"/>
        </w:rPr>
        <w:t>ĐỒ ÁN</w:t>
      </w:r>
    </w:p>
    <w:p w14:paraId="41DD31CF" w14:textId="2E8D2066" w:rsidR="00E05487" w:rsidRPr="00EF5F67" w:rsidRDefault="00E05487" w:rsidP="00E05487">
      <w:pPr>
        <w:tabs>
          <w:tab w:val="left" w:pos="993"/>
          <w:tab w:val="left" w:leader="dot" w:pos="5529"/>
          <w:tab w:val="left" w:leader="dot" w:pos="9360"/>
        </w:tabs>
        <w:spacing w:line="338" w:lineRule="auto"/>
        <w:ind w:left="142"/>
        <w:jc w:val="both"/>
        <w:rPr>
          <w:sz w:val="24"/>
          <w:szCs w:val="24"/>
        </w:rPr>
      </w:pPr>
      <w:r w:rsidRPr="00EF5F67">
        <w:rPr>
          <w:sz w:val="24"/>
          <w:szCs w:val="24"/>
        </w:rPr>
        <w:t>Môn thi:</w:t>
      </w:r>
      <w:r w:rsidR="00E66A9E">
        <w:rPr>
          <w:sz w:val="24"/>
          <w:szCs w:val="24"/>
          <w:lang w:val="vi-VN"/>
        </w:rPr>
        <w:t xml:space="preserve"> </w:t>
      </w:r>
      <w:r w:rsidR="00EF4645">
        <w:rPr>
          <w:sz w:val="24"/>
          <w:szCs w:val="24"/>
          <w:lang w:val="vi-VN"/>
        </w:rPr>
        <w:t>Đồ án chuyên ngành Khoa Học Dữ Liệu</w:t>
      </w:r>
      <w:r>
        <w:rPr>
          <w:sz w:val="24"/>
          <w:szCs w:val="24"/>
        </w:rPr>
        <w:tab/>
      </w:r>
      <w:r w:rsidRPr="00EF5F67">
        <w:rPr>
          <w:sz w:val="24"/>
          <w:szCs w:val="24"/>
        </w:rPr>
        <w:t>Lớp học phần:</w:t>
      </w:r>
      <w:r w:rsidR="00E66A9E">
        <w:rPr>
          <w:sz w:val="24"/>
          <w:szCs w:val="24"/>
          <w:lang w:val="vi-VN"/>
        </w:rPr>
        <w:t xml:space="preserve"> </w:t>
      </w:r>
      <w:r w:rsidR="00EF4645">
        <w:rPr>
          <w:sz w:val="24"/>
          <w:szCs w:val="24"/>
          <w:lang w:val="vi-VN"/>
        </w:rPr>
        <w:t>22DTH4C</w:t>
      </w:r>
      <w:r w:rsidRPr="00EF5F67">
        <w:rPr>
          <w:sz w:val="24"/>
          <w:szCs w:val="24"/>
        </w:rPr>
        <w:tab/>
      </w:r>
    </w:p>
    <w:p w14:paraId="49A51BA3" w14:textId="77777777" w:rsidR="00E66A9E" w:rsidRPr="00CC629B" w:rsidRDefault="00E66A9E" w:rsidP="00E66A9E">
      <w:pPr>
        <w:tabs>
          <w:tab w:val="left" w:pos="993"/>
          <w:tab w:val="left" w:leader="dot" w:pos="5529"/>
          <w:tab w:val="left" w:leader="dot" w:pos="9360"/>
        </w:tabs>
        <w:spacing w:line="276" w:lineRule="auto"/>
        <w:ind w:left="-142"/>
        <w:jc w:val="both"/>
        <w:rPr>
          <w:sz w:val="24"/>
          <w:szCs w:val="24"/>
          <w:lang w:val="vi-VN"/>
        </w:rPr>
      </w:pPr>
      <w:r>
        <w:t>Nhóm sinh viên thực hiện:</w:t>
      </w:r>
    </w:p>
    <w:p w14:paraId="6D6BEE26" w14:textId="77777777" w:rsidR="00E66A9E" w:rsidRPr="00E66A9E" w:rsidRDefault="00E66A9E" w:rsidP="00E66A9E">
      <w:pPr>
        <w:pStyle w:val="ListParagraph"/>
        <w:widowControl w:val="0"/>
        <w:numPr>
          <w:ilvl w:val="0"/>
          <w:numId w:val="9"/>
        </w:numPr>
        <w:tabs>
          <w:tab w:val="left" w:pos="993"/>
          <w:tab w:val="left" w:leader="dot" w:pos="5529"/>
          <w:tab w:val="left" w:leader="dot" w:pos="9360"/>
        </w:tabs>
        <w:autoSpaceDE w:val="0"/>
        <w:autoSpaceDN w:val="0"/>
        <w:spacing w:before="120" w:after="120" w:line="276" w:lineRule="auto"/>
        <w:contextualSpacing w:val="0"/>
        <w:jc w:val="both"/>
        <w:rPr>
          <w:rFonts w:ascii="Times New Roman" w:hAnsi="Times New Roman" w:cs="Times New Roman"/>
          <w:sz w:val="24"/>
          <w:szCs w:val="24"/>
        </w:rPr>
      </w:pPr>
      <w:r w:rsidRPr="00E66A9E">
        <w:rPr>
          <w:rFonts w:ascii="Times New Roman" w:hAnsi="Times New Roman" w:cs="Times New Roman"/>
          <w:sz w:val="24"/>
          <w:szCs w:val="24"/>
        </w:rPr>
        <w:t>Nguyễn</w:t>
      </w:r>
      <w:r w:rsidRPr="00E66A9E">
        <w:rPr>
          <w:rFonts w:ascii="Times New Roman" w:hAnsi="Times New Roman" w:cs="Times New Roman"/>
          <w:sz w:val="24"/>
          <w:szCs w:val="24"/>
          <w:lang w:val="vi-VN"/>
        </w:rPr>
        <w:t xml:space="preserve"> Thị Minh Thư</w:t>
      </w:r>
      <w:r w:rsidRPr="00E66A9E">
        <w:rPr>
          <w:rFonts w:ascii="Times New Roman" w:hAnsi="Times New Roman" w:cs="Times New Roman"/>
          <w:sz w:val="24"/>
          <w:szCs w:val="24"/>
        </w:rPr>
        <w:tab/>
        <w:t>Tham gia đóng góp:100%</w:t>
      </w:r>
    </w:p>
    <w:p w14:paraId="304E6533" w14:textId="33DB9027" w:rsidR="00E05487" w:rsidRPr="00EF5F67" w:rsidRDefault="00E05487" w:rsidP="00E05487">
      <w:pPr>
        <w:tabs>
          <w:tab w:val="left" w:pos="993"/>
          <w:tab w:val="left" w:leader="dot" w:pos="5529"/>
          <w:tab w:val="left" w:leader="dot" w:pos="9360"/>
        </w:tabs>
        <w:spacing w:line="338" w:lineRule="auto"/>
        <w:ind w:left="144"/>
        <w:jc w:val="both"/>
        <w:rPr>
          <w:sz w:val="24"/>
          <w:szCs w:val="24"/>
        </w:rPr>
      </w:pPr>
      <w:r w:rsidRPr="00EF5F67">
        <w:rPr>
          <w:sz w:val="24"/>
          <w:szCs w:val="24"/>
        </w:rPr>
        <w:t>Ngày thi</w:t>
      </w:r>
      <w:r>
        <w:rPr>
          <w:sz w:val="24"/>
          <w:szCs w:val="24"/>
        </w:rPr>
        <w:t>:</w:t>
      </w:r>
      <w:r w:rsidR="00E66A9E">
        <w:rPr>
          <w:sz w:val="24"/>
          <w:szCs w:val="24"/>
          <w:lang w:val="vi-VN"/>
        </w:rPr>
        <w:t xml:space="preserve"> </w:t>
      </w:r>
      <w:r w:rsidR="00EF4645">
        <w:rPr>
          <w:sz w:val="24"/>
          <w:szCs w:val="24"/>
          <w:lang w:val="vi-VN"/>
        </w:rPr>
        <w:t>20</w:t>
      </w:r>
      <w:r w:rsidR="00E66A9E">
        <w:rPr>
          <w:sz w:val="24"/>
          <w:szCs w:val="24"/>
          <w:lang w:val="vi-VN"/>
        </w:rPr>
        <w:t>/</w:t>
      </w:r>
      <w:r w:rsidR="00EF4645">
        <w:rPr>
          <w:sz w:val="24"/>
          <w:szCs w:val="24"/>
          <w:lang w:val="vi-VN"/>
        </w:rPr>
        <w:t>08</w:t>
      </w:r>
      <w:r w:rsidR="00E66A9E">
        <w:rPr>
          <w:sz w:val="24"/>
          <w:szCs w:val="24"/>
          <w:lang w:val="vi-VN"/>
        </w:rPr>
        <w:t>/2025</w:t>
      </w:r>
      <w:r w:rsidRPr="00EF5F67">
        <w:rPr>
          <w:sz w:val="24"/>
          <w:szCs w:val="24"/>
        </w:rPr>
        <w:tab/>
        <w:t>Phòng thi:</w:t>
      </w:r>
      <w:r w:rsidR="00E66A9E">
        <w:rPr>
          <w:sz w:val="24"/>
          <w:szCs w:val="24"/>
          <w:lang w:val="vi-VN"/>
        </w:rPr>
        <w:t xml:space="preserve"> L.</w:t>
      </w:r>
      <w:r w:rsidR="00EF4645">
        <w:rPr>
          <w:sz w:val="24"/>
          <w:szCs w:val="24"/>
          <w:lang w:val="vi-VN"/>
        </w:rPr>
        <w:t>614</w:t>
      </w:r>
      <w:r w:rsidRPr="00EF5F67">
        <w:rPr>
          <w:sz w:val="24"/>
          <w:szCs w:val="24"/>
        </w:rPr>
        <w:tab/>
      </w:r>
    </w:p>
    <w:p w14:paraId="23B58DF6" w14:textId="10607CF1" w:rsidR="00E05487" w:rsidRPr="00EF4645" w:rsidRDefault="00E05487" w:rsidP="00E61604">
      <w:pPr>
        <w:tabs>
          <w:tab w:val="left" w:pos="4050"/>
          <w:tab w:val="left" w:leader="dot" w:pos="9360"/>
        </w:tabs>
        <w:spacing w:line="338" w:lineRule="auto"/>
        <w:ind w:left="144"/>
        <w:rPr>
          <w:sz w:val="24"/>
          <w:szCs w:val="24"/>
          <w:lang w:val="vi-VN"/>
        </w:rPr>
      </w:pPr>
      <w:r>
        <w:rPr>
          <w:sz w:val="24"/>
          <w:szCs w:val="24"/>
        </w:rPr>
        <w:t>Đề tài tiểu luận</w:t>
      </w:r>
      <w:r w:rsidR="00E61604">
        <w:rPr>
          <w:sz w:val="24"/>
          <w:szCs w:val="24"/>
          <w:lang w:val="vi-VN"/>
        </w:rPr>
        <w:t xml:space="preserve"> : </w:t>
      </w:r>
      <w:r w:rsidR="00EF4645">
        <w:rPr>
          <w:b/>
          <w:bCs/>
          <w:sz w:val="24"/>
          <w:szCs w:val="24"/>
        </w:rPr>
        <w:t>Phân</w:t>
      </w:r>
      <w:r w:rsidR="00EF4645">
        <w:rPr>
          <w:b/>
          <w:bCs/>
          <w:sz w:val="24"/>
          <w:szCs w:val="24"/>
          <w:lang w:val="vi-VN"/>
        </w:rPr>
        <w:t xml:space="preserve"> tích xu hướng và dự đoán chất lượng không khí tại Hà Nội và TP.HCM </w:t>
      </w:r>
    </w:p>
    <w:p w14:paraId="0713EBDD" w14:textId="77777777" w:rsidR="00E05487" w:rsidRPr="00EF5F67" w:rsidRDefault="00E05487" w:rsidP="00E05487">
      <w:pPr>
        <w:rPr>
          <w:sz w:val="24"/>
          <w:szCs w:val="24"/>
        </w:rPr>
      </w:pP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E05487" w14:paraId="6113197F" w14:textId="77777777" w:rsidTr="009501A9">
        <w:tc>
          <w:tcPr>
            <w:tcW w:w="1705" w:type="dxa"/>
            <w:vAlign w:val="center"/>
          </w:tcPr>
          <w:p w14:paraId="224C3A6E" w14:textId="77777777" w:rsidR="00E05487" w:rsidRPr="006E4B85" w:rsidRDefault="00E05487" w:rsidP="009501A9">
            <w:pPr>
              <w:spacing w:line="30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616A49D4" w14:textId="77777777" w:rsidR="00E05487" w:rsidRPr="006E4B85" w:rsidRDefault="00E05487" w:rsidP="009501A9">
            <w:pPr>
              <w:spacing w:line="300" w:lineRule="auto"/>
              <w:jc w:val="center"/>
              <w:rPr>
                <w:b/>
                <w:sz w:val="24"/>
                <w:szCs w:val="24"/>
              </w:rPr>
            </w:pPr>
            <w:r w:rsidRPr="006E4B85">
              <w:rPr>
                <w:b/>
                <w:sz w:val="24"/>
                <w:szCs w:val="24"/>
              </w:rPr>
              <w:t>Đánh giá của GV</w:t>
            </w:r>
          </w:p>
        </w:tc>
        <w:tc>
          <w:tcPr>
            <w:tcW w:w="1353" w:type="dxa"/>
            <w:vAlign w:val="center"/>
          </w:tcPr>
          <w:p w14:paraId="459F28E0" w14:textId="77777777" w:rsidR="00E05487" w:rsidRPr="006E4B85" w:rsidRDefault="00E05487" w:rsidP="009501A9">
            <w:pPr>
              <w:spacing w:line="300" w:lineRule="auto"/>
              <w:jc w:val="center"/>
              <w:rPr>
                <w:b/>
                <w:sz w:val="24"/>
                <w:szCs w:val="24"/>
              </w:rPr>
            </w:pPr>
            <w:r w:rsidRPr="006E4B85">
              <w:rPr>
                <w:b/>
                <w:sz w:val="24"/>
                <w:szCs w:val="24"/>
              </w:rPr>
              <w:t>Điểm tối đa</w:t>
            </w:r>
          </w:p>
        </w:tc>
        <w:tc>
          <w:tcPr>
            <w:tcW w:w="1440" w:type="dxa"/>
            <w:vAlign w:val="center"/>
          </w:tcPr>
          <w:p w14:paraId="05EFF192" w14:textId="77777777" w:rsidR="00E05487" w:rsidRPr="006E4B85" w:rsidRDefault="00E05487" w:rsidP="009501A9">
            <w:pPr>
              <w:spacing w:line="300" w:lineRule="auto"/>
              <w:jc w:val="center"/>
              <w:rPr>
                <w:b/>
                <w:sz w:val="24"/>
                <w:szCs w:val="24"/>
              </w:rPr>
            </w:pPr>
            <w:r w:rsidRPr="006E4B85">
              <w:rPr>
                <w:b/>
                <w:sz w:val="24"/>
                <w:szCs w:val="24"/>
              </w:rPr>
              <w:t>Điểm đạt được</w:t>
            </w:r>
          </w:p>
        </w:tc>
      </w:tr>
      <w:tr w:rsidR="00E05487" w14:paraId="59D43D9C" w14:textId="77777777" w:rsidTr="009501A9">
        <w:tc>
          <w:tcPr>
            <w:tcW w:w="1705" w:type="dxa"/>
          </w:tcPr>
          <w:p w14:paraId="34C60477" w14:textId="77777777" w:rsidR="00E05487" w:rsidRDefault="00E05487" w:rsidP="009501A9">
            <w:pPr>
              <w:spacing w:line="300" w:lineRule="auto"/>
              <w:jc w:val="both"/>
              <w:rPr>
                <w:sz w:val="24"/>
                <w:szCs w:val="24"/>
              </w:rPr>
            </w:pPr>
            <w:r>
              <w:rPr>
                <w:sz w:val="24"/>
                <w:szCs w:val="24"/>
              </w:rPr>
              <w:t>Cấu trúc của báo cáo</w:t>
            </w:r>
          </w:p>
        </w:tc>
        <w:tc>
          <w:tcPr>
            <w:tcW w:w="5400" w:type="dxa"/>
          </w:tcPr>
          <w:p w14:paraId="2BA60F37"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1CA27D7C"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20B4C2FC" w14:textId="77777777" w:rsidR="00E05487" w:rsidRDefault="00E05487" w:rsidP="009501A9">
            <w:pPr>
              <w:spacing w:line="300" w:lineRule="auto"/>
              <w:jc w:val="both"/>
              <w:rPr>
                <w:sz w:val="24"/>
                <w:szCs w:val="24"/>
              </w:rPr>
            </w:pPr>
          </w:p>
        </w:tc>
        <w:tc>
          <w:tcPr>
            <w:tcW w:w="1440" w:type="dxa"/>
          </w:tcPr>
          <w:p w14:paraId="51A8F538" w14:textId="77777777" w:rsidR="00E05487" w:rsidRDefault="00E05487" w:rsidP="009501A9">
            <w:pPr>
              <w:spacing w:line="300" w:lineRule="auto"/>
              <w:jc w:val="both"/>
              <w:rPr>
                <w:sz w:val="24"/>
                <w:szCs w:val="24"/>
              </w:rPr>
            </w:pPr>
          </w:p>
        </w:tc>
      </w:tr>
      <w:tr w:rsidR="00E05487" w14:paraId="55CF7AA1" w14:textId="77777777" w:rsidTr="009501A9">
        <w:tc>
          <w:tcPr>
            <w:tcW w:w="1705" w:type="dxa"/>
          </w:tcPr>
          <w:p w14:paraId="3E4C6276" w14:textId="77777777" w:rsidR="00E05487" w:rsidRDefault="00E05487" w:rsidP="009501A9">
            <w:pPr>
              <w:spacing w:line="300" w:lineRule="auto"/>
              <w:jc w:val="both"/>
              <w:rPr>
                <w:sz w:val="24"/>
                <w:szCs w:val="24"/>
              </w:rPr>
            </w:pPr>
            <w:r>
              <w:rPr>
                <w:sz w:val="24"/>
                <w:szCs w:val="24"/>
              </w:rPr>
              <w:t>Nội dung</w:t>
            </w:r>
          </w:p>
        </w:tc>
        <w:tc>
          <w:tcPr>
            <w:tcW w:w="5400" w:type="dxa"/>
          </w:tcPr>
          <w:p w14:paraId="136A2C13" w14:textId="77777777" w:rsidR="00E05487" w:rsidRDefault="00E05487" w:rsidP="009501A9">
            <w:pPr>
              <w:spacing w:line="300" w:lineRule="auto"/>
              <w:jc w:val="both"/>
              <w:rPr>
                <w:sz w:val="24"/>
                <w:szCs w:val="24"/>
              </w:rPr>
            </w:pPr>
          </w:p>
        </w:tc>
        <w:tc>
          <w:tcPr>
            <w:tcW w:w="1353" w:type="dxa"/>
          </w:tcPr>
          <w:p w14:paraId="6B299B42" w14:textId="77777777" w:rsidR="00E05487" w:rsidRDefault="00E05487" w:rsidP="009501A9">
            <w:pPr>
              <w:spacing w:line="300" w:lineRule="auto"/>
              <w:jc w:val="both"/>
              <w:rPr>
                <w:sz w:val="24"/>
                <w:szCs w:val="24"/>
              </w:rPr>
            </w:pPr>
          </w:p>
        </w:tc>
        <w:tc>
          <w:tcPr>
            <w:tcW w:w="1440" w:type="dxa"/>
          </w:tcPr>
          <w:p w14:paraId="36362252" w14:textId="77777777" w:rsidR="00E05487" w:rsidRDefault="00E05487" w:rsidP="009501A9">
            <w:pPr>
              <w:spacing w:line="300" w:lineRule="auto"/>
              <w:jc w:val="both"/>
              <w:rPr>
                <w:sz w:val="24"/>
                <w:szCs w:val="24"/>
              </w:rPr>
            </w:pPr>
          </w:p>
        </w:tc>
      </w:tr>
      <w:tr w:rsidR="00E05487" w14:paraId="789016C9" w14:textId="77777777" w:rsidTr="009501A9">
        <w:tc>
          <w:tcPr>
            <w:tcW w:w="1705" w:type="dxa"/>
          </w:tcPr>
          <w:p w14:paraId="13A06056"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0A9C81A9"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3126EFA3"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3DC3FF61" w14:textId="77777777" w:rsidR="00E05487" w:rsidRDefault="00E05487" w:rsidP="009501A9">
            <w:pPr>
              <w:spacing w:line="300" w:lineRule="auto"/>
              <w:jc w:val="both"/>
              <w:rPr>
                <w:sz w:val="24"/>
                <w:szCs w:val="24"/>
              </w:rPr>
            </w:pPr>
          </w:p>
        </w:tc>
        <w:tc>
          <w:tcPr>
            <w:tcW w:w="1440" w:type="dxa"/>
          </w:tcPr>
          <w:p w14:paraId="23290ACD" w14:textId="77777777" w:rsidR="00E05487" w:rsidRDefault="00E05487" w:rsidP="009501A9">
            <w:pPr>
              <w:spacing w:line="300" w:lineRule="auto"/>
              <w:jc w:val="both"/>
              <w:rPr>
                <w:sz w:val="24"/>
                <w:szCs w:val="24"/>
              </w:rPr>
            </w:pPr>
          </w:p>
        </w:tc>
      </w:tr>
      <w:tr w:rsidR="00E05487" w14:paraId="1C096734" w14:textId="77777777" w:rsidTr="009501A9">
        <w:tc>
          <w:tcPr>
            <w:tcW w:w="1705" w:type="dxa"/>
          </w:tcPr>
          <w:p w14:paraId="4AC725B0"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54FDB6C4"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24595146"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118FBCA1" w14:textId="77777777" w:rsidR="00E05487" w:rsidRDefault="00E05487" w:rsidP="009501A9">
            <w:pPr>
              <w:spacing w:line="300" w:lineRule="auto"/>
              <w:jc w:val="both"/>
              <w:rPr>
                <w:sz w:val="24"/>
                <w:szCs w:val="24"/>
              </w:rPr>
            </w:pPr>
          </w:p>
        </w:tc>
        <w:tc>
          <w:tcPr>
            <w:tcW w:w="1440" w:type="dxa"/>
          </w:tcPr>
          <w:p w14:paraId="524429EE" w14:textId="77777777" w:rsidR="00E05487" w:rsidRDefault="00E05487" w:rsidP="009501A9">
            <w:pPr>
              <w:spacing w:line="300" w:lineRule="auto"/>
              <w:jc w:val="both"/>
              <w:rPr>
                <w:sz w:val="24"/>
                <w:szCs w:val="24"/>
              </w:rPr>
            </w:pPr>
          </w:p>
        </w:tc>
      </w:tr>
      <w:tr w:rsidR="00E05487" w14:paraId="2908DC71" w14:textId="77777777" w:rsidTr="009501A9">
        <w:tc>
          <w:tcPr>
            <w:tcW w:w="1705" w:type="dxa"/>
          </w:tcPr>
          <w:p w14:paraId="2FC90444"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4DB57E64"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46BEAC6D"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1BE9B33B" w14:textId="77777777" w:rsidR="00E05487" w:rsidRDefault="00E05487" w:rsidP="009501A9">
            <w:pPr>
              <w:spacing w:line="300" w:lineRule="auto"/>
              <w:jc w:val="both"/>
              <w:rPr>
                <w:sz w:val="24"/>
                <w:szCs w:val="24"/>
              </w:rPr>
            </w:pPr>
          </w:p>
        </w:tc>
        <w:tc>
          <w:tcPr>
            <w:tcW w:w="1440" w:type="dxa"/>
          </w:tcPr>
          <w:p w14:paraId="6F8DABE8" w14:textId="77777777" w:rsidR="00E05487" w:rsidRDefault="00E05487" w:rsidP="009501A9">
            <w:pPr>
              <w:spacing w:line="300" w:lineRule="auto"/>
              <w:jc w:val="both"/>
              <w:rPr>
                <w:sz w:val="24"/>
                <w:szCs w:val="24"/>
              </w:rPr>
            </w:pPr>
          </w:p>
        </w:tc>
      </w:tr>
      <w:tr w:rsidR="00E05487" w14:paraId="7CB9B3BD" w14:textId="77777777" w:rsidTr="009501A9">
        <w:tc>
          <w:tcPr>
            <w:tcW w:w="1705" w:type="dxa"/>
          </w:tcPr>
          <w:p w14:paraId="53FDA9F3" w14:textId="77777777" w:rsidR="00E05487" w:rsidRDefault="00E05487" w:rsidP="009501A9">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456DB362"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1C8783DB"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15DA2674" w14:textId="77777777" w:rsidR="00E05487" w:rsidRDefault="00E05487" w:rsidP="009501A9">
            <w:pPr>
              <w:spacing w:line="300" w:lineRule="auto"/>
              <w:jc w:val="both"/>
              <w:rPr>
                <w:sz w:val="24"/>
                <w:szCs w:val="24"/>
              </w:rPr>
            </w:pPr>
          </w:p>
        </w:tc>
        <w:tc>
          <w:tcPr>
            <w:tcW w:w="1440" w:type="dxa"/>
          </w:tcPr>
          <w:p w14:paraId="6D01E4F6" w14:textId="77777777" w:rsidR="00E05487" w:rsidRDefault="00E05487" w:rsidP="009501A9">
            <w:pPr>
              <w:spacing w:line="300" w:lineRule="auto"/>
              <w:jc w:val="both"/>
              <w:rPr>
                <w:sz w:val="24"/>
                <w:szCs w:val="24"/>
              </w:rPr>
            </w:pPr>
          </w:p>
        </w:tc>
      </w:tr>
      <w:tr w:rsidR="00E05487" w14:paraId="1C10DFB4" w14:textId="77777777" w:rsidTr="009501A9">
        <w:tc>
          <w:tcPr>
            <w:tcW w:w="1705" w:type="dxa"/>
          </w:tcPr>
          <w:p w14:paraId="7B315BF5" w14:textId="77777777" w:rsidR="00E05487" w:rsidRPr="006E4B85" w:rsidRDefault="00E05487" w:rsidP="009501A9">
            <w:pPr>
              <w:pStyle w:val="ListParagraph"/>
              <w:tabs>
                <w:tab w:val="left" w:pos="225"/>
              </w:tabs>
              <w:spacing w:line="30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2FA1C16A" w14:textId="77777777" w:rsidR="00E05487" w:rsidRDefault="00E05487" w:rsidP="009501A9">
            <w:pPr>
              <w:spacing w:line="300" w:lineRule="auto"/>
              <w:jc w:val="both"/>
              <w:rPr>
                <w:sz w:val="24"/>
                <w:szCs w:val="24"/>
              </w:rPr>
            </w:pPr>
          </w:p>
        </w:tc>
        <w:tc>
          <w:tcPr>
            <w:tcW w:w="1353" w:type="dxa"/>
          </w:tcPr>
          <w:p w14:paraId="6B85B946" w14:textId="77777777" w:rsidR="00E05487" w:rsidRDefault="00E05487" w:rsidP="009501A9">
            <w:pPr>
              <w:spacing w:line="300" w:lineRule="auto"/>
              <w:jc w:val="both"/>
              <w:rPr>
                <w:sz w:val="24"/>
                <w:szCs w:val="24"/>
              </w:rPr>
            </w:pPr>
          </w:p>
        </w:tc>
        <w:tc>
          <w:tcPr>
            <w:tcW w:w="1440" w:type="dxa"/>
          </w:tcPr>
          <w:p w14:paraId="0421B45C" w14:textId="77777777" w:rsidR="00E05487" w:rsidRDefault="00E05487" w:rsidP="009501A9">
            <w:pPr>
              <w:spacing w:line="30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F5F67" w14:paraId="0A4AFE92" w14:textId="77777777" w:rsidTr="009501A9">
        <w:tc>
          <w:tcPr>
            <w:tcW w:w="5070" w:type="dxa"/>
          </w:tcPr>
          <w:p w14:paraId="4E62AB4C" w14:textId="77777777" w:rsidR="00E05487" w:rsidRPr="00EF5F67" w:rsidRDefault="00E05487" w:rsidP="009501A9">
            <w:pPr>
              <w:tabs>
                <w:tab w:val="left" w:leader="dot" w:pos="6804"/>
              </w:tabs>
              <w:jc w:val="center"/>
              <w:rPr>
                <w:sz w:val="24"/>
                <w:szCs w:val="24"/>
              </w:rPr>
            </w:pPr>
          </w:p>
        </w:tc>
        <w:tc>
          <w:tcPr>
            <w:tcW w:w="5103" w:type="dxa"/>
          </w:tcPr>
          <w:p w14:paraId="3A525136" w14:textId="6A8A13C5" w:rsidR="00E05487" w:rsidRPr="00EF5F67" w:rsidRDefault="00E05487" w:rsidP="009501A9">
            <w:pPr>
              <w:tabs>
                <w:tab w:val="left" w:leader="dot" w:pos="6804"/>
              </w:tabs>
              <w:spacing w:before="120"/>
              <w:jc w:val="center"/>
              <w:rPr>
                <w:sz w:val="24"/>
                <w:szCs w:val="24"/>
              </w:rPr>
            </w:pPr>
            <w:r>
              <w:rPr>
                <w:b/>
                <w:sz w:val="24"/>
                <w:szCs w:val="24"/>
              </w:rPr>
              <w:t>Giảng viên</w:t>
            </w:r>
            <w:r w:rsidRPr="00EF5F67">
              <w:rPr>
                <w:b/>
                <w:sz w:val="24"/>
                <w:szCs w:val="24"/>
              </w:rPr>
              <w:t xml:space="preserve"> chấ</w:t>
            </w:r>
            <w:r>
              <w:rPr>
                <w:b/>
                <w:sz w:val="24"/>
                <w:szCs w:val="24"/>
              </w:rPr>
              <w:t>m thi</w:t>
            </w:r>
          </w:p>
          <w:p w14:paraId="03024CDA" w14:textId="77777777" w:rsidR="00E05487" w:rsidRPr="006E4B85" w:rsidRDefault="00E05487" w:rsidP="009501A9">
            <w:pPr>
              <w:tabs>
                <w:tab w:val="left" w:leader="dot" w:pos="6804"/>
              </w:tabs>
              <w:jc w:val="center"/>
              <w:rPr>
                <w:i/>
                <w:sz w:val="24"/>
                <w:szCs w:val="24"/>
              </w:rPr>
            </w:pPr>
            <w:r w:rsidRPr="00EF5F67">
              <w:rPr>
                <w:i/>
                <w:sz w:val="24"/>
                <w:szCs w:val="24"/>
              </w:rPr>
              <w:t>(ký, ghi rõ họ tên)</w:t>
            </w:r>
          </w:p>
        </w:tc>
      </w:tr>
    </w:tbl>
    <w:p w14:paraId="7A14E36E" w14:textId="77777777" w:rsidR="00E05487" w:rsidRDefault="00E05487" w:rsidP="00E05487"/>
    <w:p w14:paraId="0E65F33B" w14:textId="77777777" w:rsidR="00E05487" w:rsidRDefault="00E05487"/>
    <w:p w14:paraId="7830E7EF" w14:textId="77777777" w:rsidR="004E4BB6" w:rsidRDefault="004E4BB6" w:rsidP="004E4BB6">
      <w:pPr>
        <w:tabs>
          <w:tab w:val="center" w:pos="6521"/>
        </w:tabs>
        <w:rPr>
          <w:lang w:val="vi-VN"/>
        </w:rPr>
      </w:pPr>
    </w:p>
    <w:p w14:paraId="51286F27" w14:textId="7268E960" w:rsidR="00E61604" w:rsidRDefault="00E61604" w:rsidP="00E61604">
      <w:pPr>
        <w:tabs>
          <w:tab w:val="left" w:pos="6521"/>
        </w:tabs>
        <w:rPr>
          <w:lang w:val="vi-VN"/>
        </w:rPr>
      </w:pPr>
      <w:r>
        <w:rPr>
          <w:lang w:val="vi-VN"/>
        </w:rPr>
        <w:tab/>
      </w:r>
      <w:r w:rsidR="00462FBE">
        <w:rPr>
          <w:lang w:val="vi-VN"/>
        </w:rPr>
        <w:t xml:space="preserve">    </w:t>
      </w:r>
      <w:r>
        <w:rPr>
          <w:lang w:val="vi-VN"/>
        </w:rPr>
        <w:t xml:space="preserve">Th.S </w:t>
      </w:r>
      <w:r w:rsidR="00EF4645">
        <w:rPr>
          <w:lang w:val="vi-VN"/>
        </w:rPr>
        <w:t xml:space="preserve">Sử Nhật Hạ </w:t>
      </w:r>
    </w:p>
    <w:p w14:paraId="19832016" w14:textId="77777777" w:rsidR="00E61604" w:rsidRDefault="00E61604" w:rsidP="004E4BB6">
      <w:pPr>
        <w:tabs>
          <w:tab w:val="center" w:pos="6521"/>
        </w:tabs>
        <w:rPr>
          <w:lang w:val="vi-VN"/>
        </w:rPr>
      </w:pPr>
    </w:p>
    <w:p w14:paraId="05797A7C" w14:textId="77777777" w:rsidR="00E61604" w:rsidRDefault="00E61604" w:rsidP="004E4BB6">
      <w:pPr>
        <w:tabs>
          <w:tab w:val="center" w:pos="6521"/>
        </w:tabs>
        <w:rPr>
          <w:lang w:val="vi-VN"/>
        </w:rPr>
      </w:pPr>
    </w:p>
    <w:p w14:paraId="1E5B58ED" w14:textId="77777777" w:rsidR="00E61604" w:rsidRDefault="00E61604" w:rsidP="004E4BB6">
      <w:pPr>
        <w:tabs>
          <w:tab w:val="center" w:pos="6521"/>
        </w:tabs>
        <w:rPr>
          <w:lang w:val="vi-VN"/>
        </w:rPr>
      </w:pPr>
    </w:p>
    <w:p w14:paraId="77F273D6" w14:textId="77777777" w:rsidR="00EF4645" w:rsidRDefault="00EF4645" w:rsidP="004E4BB6">
      <w:pPr>
        <w:tabs>
          <w:tab w:val="center" w:pos="6521"/>
        </w:tabs>
        <w:rPr>
          <w:lang w:val="vi-VN"/>
        </w:rPr>
      </w:pPr>
    </w:p>
    <w:p w14:paraId="22C88FAB" w14:textId="77777777" w:rsidR="00EF4645" w:rsidRDefault="00EF4645" w:rsidP="004E4BB6">
      <w:pPr>
        <w:tabs>
          <w:tab w:val="center" w:pos="6521"/>
        </w:tabs>
        <w:rPr>
          <w:lang w:val="vi-VN"/>
        </w:rPr>
      </w:pPr>
    </w:p>
    <w:p w14:paraId="3ACC08FD" w14:textId="40819666" w:rsidR="00EF4645" w:rsidRDefault="00EF4645" w:rsidP="004E4BB6">
      <w:pPr>
        <w:tabs>
          <w:tab w:val="center" w:pos="6521"/>
        </w:tabs>
        <w:rPr>
          <w:lang w:val="vi-VN"/>
        </w:rPr>
      </w:pPr>
      <w:r>
        <w:rPr>
          <w:lang w:val="vi-VN"/>
        </w:rPr>
        <w:t>\</w:t>
      </w:r>
    </w:p>
    <w:p w14:paraId="1697117E" w14:textId="77777777" w:rsidR="00E61604" w:rsidRDefault="00E61604" w:rsidP="004E4BB6">
      <w:pPr>
        <w:tabs>
          <w:tab w:val="center" w:pos="6521"/>
        </w:tabs>
        <w:rPr>
          <w:lang w:val="vi-VN"/>
        </w:rPr>
      </w:pPr>
    </w:p>
    <w:p w14:paraId="1AB6ED54" w14:textId="77777777" w:rsidR="00E61604" w:rsidRPr="00E61604" w:rsidRDefault="00E61604" w:rsidP="004E4BB6">
      <w:pPr>
        <w:tabs>
          <w:tab w:val="center" w:pos="6521"/>
        </w:tabs>
        <w:rPr>
          <w:lang w:val="vi-VN"/>
        </w:rPr>
      </w:pPr>
    </w:p>
    <w:p w14:paraId="073EC34C" w14:textId="77777777" w:rsidR="007D7C41" w:rsidRDefault="007D7C41">
      <w:pPr>
        <w:pStyle w:val="Heading1"/>
        <w:numPr>
          <w:ilvl w:val="0"/>
          <w:numId w:val="0"/>
        </w:numPr>
        <w:ind w:left="5246"/>
        <w:pPrChange w:id="16" w:author="minh thư" w:date="2025-08-19T18:36:00Z" w16du:dateUtc="2025-08-19T11:36:00Z">
          <w:pPr>
            <w:tabs>
              <w:tab w:val="center" w:pos="6521"/>
            </w:tabs>
          </w:pPr>
        </w:pPrChange>
      </w:pPr>
    </w:p>
    <w:p w14:paraId="0DD6FDAC" w14:textId="77777777" w:rsidR="000C1705" w:rsidRPr="00E47174" w:rsidRDefault="000C1705">
      <w:pPr>
        <w:pStyle w:val="Heading1"/>
        <w:numPr>
          <w:ilvl w:val="0"/>
          <w:numId w:val="0"/>
        </w:numPr>
        <w:jc w:val="center"/>
        <w:rPr>
          <w:sz w:val="28"/>
        </w:rPr>
        <w:pPrChange w:id="17" w:author="minh thư" w:date="2025-08-19T19:06:00Z" w16du:dateUtc="2025-08-19T12:06:00Z">
          <w:pPr>
            <w:tabs>
              <w:tab w:val="left" w:pos="567"/>
            </w:tabs>
            <w:ind w:firstLine="284"/>
            <w:jc w:val="center"/>
          </w:pPr>
        </w:pPrChange>
      </w:pPr>
      <w:bookmarkStart w:id="18" w:name="_Toc206578981"/>
      <w:r w:rsidRPr="00E47174">
        <w:rPr>
          <w:sz w:val="28"/>
        </w:rPr>
        <w:t>MỤC LỤC</w:t>
      </w:r>
      <w:bookmarkEnd w:id="18"/>
    </w:p>
    <w:customXmlInsRangeStart w:id="19" w:author="minh thư" w:date="2025-08-19T18:35:00Z"/>
    <w:sdt>
      <w:sdtPr>
        <w:rPr>
          <w:rFonts w:ascii="Times New Roman" w:eastAsia="Times New Roman" w:hAnsi="Times New Roman" w:cs="Times New Roman"/>
          <w:color w:val="auto"/>
          <w:sz w:val="26"/>
          <w:szCs w:val="26"/>
        </w:rPr>
        <w:id w:val="852841933"/>
        <w:docPartObj>
          <w:docPartGallery w:val="Table of Contents"/>
          <w:docPartUnique/>
        </w:docPartObj>
      </w:sdtPr>
      <w:sdtEndPr>
        <w:rPr>
          <w:b/>
          <w:bCs/>
          <w:noProof/>
        </w:rPr>
      </w:sdtEndPr>
      <w:sdtContent>
        <w:customXmlInsRangeEnd w:id="19"/>
        <w:p w14:paraId="689D8ED2" w14:textId="663FEF93" w:rsidR="00FD137C" w:rsidRPr="00695ECF" w:rsidRDefault="00FD137C">
          <w:pPr>
            <w:pStyle w:val="TOCHeading"/>
            <w:rPr>
              <w:ins w:id="20" w:author="minh thư" w:date="2025-08-19T18:35:00Z" w16du:dateUtc="2025-08-19T11:35:00Z"/>
              <w:lang w:val="vi-VN"/>
              <w:rPrChange w:id="21" w:author="minh thư" w:date="2025-08-19T19:11:00Z" w16du:dateUtc="2025-08-19T12:11:00Z">
                <w:rPr>
                  <w:ins w:id="22" w:author="minh thư" w:date="2025-08-19T18:35:00Z" w16du:dateUtc="2025-08-19T11:35:00Z"/>
                </w:rPr>
              </w:rPrChange>
            </w:rPr>
          </w:pPr>
        </w:p>
        <w:p w14:paraId="0B58FB42" w14:textId="1F59838F" w:rsidR="00244352" w:rsidRDefault="00FD137C">
          <w:pPr>
            <w:pStyle w:val="TOC1"/>
            <w:tabs>
              <w:tab w:val="right" w:leader="dot" w:pos="9395"/>
            </w:tabs>
            <w:rPr>
              <w:ins w:id="23" w:author="minh thư" w:date="2025-08-20T10:42:00Z" w16du:dateUtc="2025-08-20T03:42:00Z"/>
              <w:rFonts w:asciiTheme="minorHAnsi" w:eastAsiaTheme="minorEastAsia" w:hAnsiTheme="minorHAnsi" w:cstheme="minorBidi"/>
              <w:noProof/>
              <w:kern w:val="2"/>
              <w:sz w:val="24"/>
              <w:szCs w:val="24"/>
              <w14:ligatures w14:val="standardContextual"/>
            </w:rPr>
          </w:pPr>
          <w:ins w:id="24" w:author="minh thư" w:date="2025-08-19T18:35:00Z" w16du:dateUtc="2025-08-19T11:35:00Z">
            <w:r>
              <w:fldChar w:fldCharType="begin"/>
            </w:r>
            <w:r>
              <w:instrText xml:space="preserve"> TOC \o "1-3" \h \z \u </w:instrText>
            </w:r>
            <w:r>
              <w:fldChar w:fldCharType="separate"/>
            </w:r>
          </w:ins>
          <w:ins w:id="25" w:author="minh thư" w:date="2025-08-20T10:42:00Z" w16du:dateUtc="2025-08-20T03:42:00Z">
            <w:r w:rsidR="00244352" w:rsidRPr="001F1175">
              <w:rPr>
                <w:rStyle w:val="Hyperlink"/>
                <w:rFonts w:eastAsiaTheme="majorEastAsia"/>
                <w:noProof/>
              </w:rPr>
              <w:fldChar w:fldCharType="begin"/>
            </w:r>
            <w:r w:rsidR="00244352" w:rsidRPr="001F1175">
              <w:rPr>
                <w:rStyle w:val="Hyperlink"/>
                <w:rFonts w:eastAsiaTheme="majorEastAsia"/>
                <w:noProof/>
              </w:rPr>
              <w:instrText xml:space="preserve"> </w:instrText>
            </w:r>
            <w:r w:rsidR="00244352">
              <w:rPr>
                <w:noProof/>
              </w:rPr>
              <w:instrText>HYPERLINK \l "_Toc206578979"</w:instrText>
            </w:r>
            <w:r w:rsidR="00244352" w:rsidRPr="001F1175">
              <w:rPr>
                <w:rStyle w:val="Hyperlink"/>
                <w:rFonts w:eastAsiaTheme="majorEastAsia"/>
                <w:noProof/>
              </w:rPr>
              <w:instrText xml:space="preserve"> </w:instrText>
            </w:r>
            <w:r w:rsidR="00244352" w:rsidRPr="001F1175">
              <w:rPr>
                <w:rStyle w:val="Hyperlink"/>
                <w:rFonts w:eastAsiaTheme="majorEastAsia"/>
                <w:noProof/>
              </w:rPr>
            </w:r>
            <w:r w:rsidR="00244352" w:rsidRPr="001F1175">
              <w:rPr>
                <w:rStyle w:val="Hyperlink"/>
                <w:rFonts w:eastAsiaTheme="majorEastAsia"/>
                <w:noProof/>
              </w:rPr>
              <w:fldChar w:fldCharType="separate"/>
            </w:r>
            <w:r w:rsidR="00244352" w:rsidRPr="001F1175">
              <w:rPr>
                <w:rStyle w:val="Hyperlink"/>
                <w:rFonts w:eastAsiaTheme="majorEastAsia"/>
                <w:noProof/>
              </w:rPr>
              <w:t>LỜI MỞ</w:t>
            </w:r>
            <w:r w:rsidR="00244352" w:rsidRPr="001F1175">
              <w:rPr>
                <w:rStyle w:val="Hyperlink"/>
                <w:rFonts w:eastAsiaTheme="majorEastAsia"/>
                <w:noProof/>
                <w:lang w:val="vi-VN"/>
              </w:rPr>
              <w:t xml:space="preserve"> ĐẦU</w:t>
            </w:r>
            <w:r w:rsidR="00244352">
              <w:rPr>
                <w:noProof/>
                <w:webHidden/>
              </w:rPr>
              <w:tab/>
            </w:r>
            <w:r w:rsidR="00244352">
              <w:rPr>
                <w:noProof/>
                <w:webHidden/>
              </w:rPr>
              <w:fldChar w:fldCharType="begin"/>
            </w:r>
            <w:r w:rsidR="00244352">
              <w:rPr>
                <w:noProof/>
                <w:webHidden/>
              </w:rPr>
              <w:instrText xml:space="preserve"> PAGEREF _Toc206578979 \h </w:instrText>
            </w:r>
            <w:r w:rsidR="00244352">
              <w:rPr>
                <w:noProof/>
                <w:webHidden/>
              </w:rPr>
            </w:r>
            <w:r w:rsidR="00244352">
              <w:rPr>
                <w:noProof/>
                <w:webHidden/>
              </w:rPr>
              <w:fldChar w:fldCharType="separate"/>
            </w:r>
            <w:r w:rsidR="00244352">
              <w:rPr>
                <w:noProof/>
                <w:webHidden/>
              </w:rPr>
              <w:t>1</w:t>
            </w:r>
            <w:r w:rsidR="00244352">
              <w:rPr>
                <w:noProof/>
                <w:webHidden/>
              </w:rPr>
              <w:fldChar w:fldCharType="end"/>
            </w:r>
            <w:r w:rsidR="00244352" w:rsidRPr="001F1175">
              <w:rPr>
                <w:rStyle w:val="Hyperlink"/>
                <w:rFonts w:eastAsiaTheme="majorEastAsia"/>
                <w:noProof/>
              </w:rPr>
              <w:fldChar w:fldCharType="end"/>
            </w:r>
          </w:ins>
        </w:p>
        <w:p w14:paraId="6FABC301" w14:textId="7ABDB8DB" w:rsidR="00244352" w:rsidRDefault="00244352">
          <w:pPr>
            <w:pStyle w:val="TOC1"/>
            <w:tabs>
              <w:tab w:val="right" w:leader="dot" w:pos="9395"/>
            </w:tabs>
            <w:rPr>
              <w:ins w:id="26" w:author="minh thư" w:date="2025-08-20T10:42:00Z" w16du:dateUtc="2025-08-20T03:42:00Z"/>
              <w:rFonts w:asciiTheme="minorHAnsi" w:eastAsiaTheme="minorEastAsia" w:hAnsiTheme="minorHAnsi" w:cstheme="minorBidi"/>
              <w:noProof/>
              <w:kern w:val="2"/>
              <w:sz w:val="24"/>
              <w:szCs w:val="24"/>
              <w14:ligatures w14:val="standardContextual"/>
            </w:rPr>
          </w:pPr>
          <w:ins w:id="2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"_Toc206578980"</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LỜI CẢM ƠN</w:t>
            </w:r>
            <w:r>
              <w:rPr>
                <w:noProof/>
                <w:webHidden/>
              </w:rPr>
              <w:tab/>
            </w:r>
            <w:r>
              <w:rPr>
                <w:noProof/>
                <w:webHidden/>
              </w:rPr>
              <w:fldChar w:fldCharType="begin"/>
            </w:r>
            <w:r>
              <w:rPr>
                <w:noProof/>
                <w:webHidden/>
              </w:rPr>
              <w:instrText xml:space="preserve"> PAGEREF _Toc206578980 \h </w:instrText>
            </w:r>
            <w:r>
              <w:rPr>
                <w:noProof/>
                <w:webHidden/>
              </w:rPr>
            </w:r>
            <w:r>
              <w:rPr>
                <w:noProof/>
                <w:webHidden/>
              </w:rPr>
              <w:fldChar w:fldCharType="separate"/>
            </w:r>
            <w:r>
              <w:rPr>
                <w:noProof/>
                <w:webHidden/>
              </w:rPr>
              <w:t>2</w:t>
            </w:r>
            <w:r>
              <w:rPr>
                <w:noProof/>
                <w:webHidden/>
              </w:rPr>
              <w:fldChar w:fldCharType="end"/>
            </w:r>
            <w:r w:rsidRPr="001F1175">
              <w:rPr>
                <w:rStyle w:val="Hyperlink"/>
                <w:rFonts w:eastAsiaTheme="majorEastAsia"/>
                <w:noProof/>
              </w:rPr>
              <w:fldChar w:fldCharType="end"/>
            </w:r>
          </w:ins>
        </w:p>
        <w:p w14:paraId="2B64E7C3" w14:textId="001E0A1B" w:rsidR="00244352" w:rsidRDefault="00244352">
          <w:pPr>
            <w:pStyle w:val="TOC1"/>
            <w:tabs>
              <w:tab w:val="right" w:leader="dot" w:pos="9395"/>
            </w:tabs>
            <w:rPr>
              <w:ins w:id="28" w:author="minh thư" w:date="2025-08-20T10:42:00Z" w16du:dateUtc="2025-08-20T03:42:00Z"/>
              <w:rFonts w:asciiTheme="minorHAnsi" w:eastAsiaTheme="minorEastAsia" w:hAnsiTheme="minorHAnsi" w:cstheme="minorBidi"/>
              <w:noProof/>
              <w:kern w:val="2"/>
              <w:sz w:val="24"/>
              <w:szCs w:val="24"/>
              <w14:ligatures w14:val="standardContextual"/>
            </w:rPr>
          </w:pPr>
          <w:ins w:id="2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"_Toc206578981"</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MỤC LỤC</w:t>
            </w:r>
            <w:r>
              <w:rPr>
                <w:noProof/>
                <w:webHidden/>
              </w:rPr>
              <w:tab/>
            </w:r>
            <w:r>
              <w:rPr>
                <w:noProof/>
                <w:webHidden/>
              </w:rPr>
              <w:fldChar w:fldCharType="begin"/>
            </w:r>
            <w:r>
              <w:rPr>
                <w:noProof/>
                <w:webHidden/>
              </w:rPr>
              <w:instrText xml:space="preserve"> PAGEREF _Toc206578981 \h </w:instrText>
            </w:r>
            <w:r>
              <w:rPr>
                <w:noProof/>
                <w:webHidden/>
              </w:rPr>
            </w:r>
            <w:r>
              <w:rPr>
                <w:noProof/>
                <w:webHidden/>
              </w:rPr>
              <w:fldChar w:fldCharType="separate"/>
            </w:r>
            <w:r>
              <w:rPr>
                <w:noProof/>
                <w:webHidden/>
              </w:rPr>
              <w:t>4</w:t>
            </w:r>
            <w:r>
              <w:rPr>
                <w:noProof/>
                <w:webHidden/>
              </w:rPr>
              <w:fldChar w:fldCharType="end"/>
            </w:r>
            <w:r w:rsidRPr="001F1175">
              <w:rPr>
                <w:rStyle w:val="Hyperlink"/>
                <w:rFonts w:eastAsiaTheme="majorEastAsia"/>
                <w:noProof/>
              </w:rPr>
              <w:fldChar w:fldCharType="end"/>
            </w:r>
          </w:ins>
        </w:p>
        <w:p w14:paraId="591BFAFB" w14:textId="25F530EA" w:rsidR="00244352" w:rsidRDefault="00244352">
          <w:pPr>
            <w:pStyle w:val="TOC1"/>
            <w:tabs>
              <w:tab w:val="right" w:leader="dot" w:pos="9395"/>
            </w:tabs>
            <w:rPr>
              <w:ins w:id="30" w:author="minh thư" w:date="2025-08-20T10:42:00Z" w16du:dateUtc="2025-08-20T03:42:00Z"/>
              <w:rFonts w:asciiTheme="minorHAnsi" w:eastAsiaTheme="minorEastAsia" w:hAnsiTheme="minorHAnsi" w:cstheme="minorBidi"/>
              <w:noProof/>
              <w:kern w:val="2"/>
              <w:sz w:val="24"/>
              <w:szCs w:val="24"/>
              <w14:ligatures w14:val="standardContextual"/>
            </w:rPr>
          </w:pPr>
          <w:ins w:id="3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"_Toc206578982"</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DANH MỤC HÌNH</w:t>
            </w:r>
            <w:r>
              <w:rPr>
                <w:noProof/>
                <w:webHidden/>
              </w:rPr>
              <w:tab/>
            </w:r>
            <w:r>
              <w:rPr>
                <w:noProof/>
                <w:webHidden/>
              </w:rPr>
              <w:fldChar w:fldCharType="begin"/>
            </w:r>
            <w:r>
              <w:rPr>
                <w:noProof/>
                <w:webHidden/>
              </w:rPr>
              <w:instrText xml:space="preserve"> PAGEREF _Toc206578982 \h </w:instrText>
            </w:r>
            <w:r>
              <w:rPr>
                <w:noProof/>
                <w:webHidden/>
              </w:rPr>
            </w:r>
            <w:r>
              <w:rPr>
                <w:noProof/>
                <w:webHidden/>
              </w:rPr>
              <w:fldChar w:fldCharType="separate"/>
            </w:r>
            <w:r>
              <w:rPr>
                <w:noProof/>
                <w:webHidden/>
              </w:rPr>
              <w:t>6</w:t>
            </w:r>
            <w:r>
              <w:rPr>
                <w:noProof/>
                <w:webHidden/>
              </w:rPr>
              <w:fldChar w:fldCharType="end"/>
            </w:r>
            <w:r w:rsidRPr="001F1175">
              <w:rPr>
                <w:rStyle w:val="Hyperlink"/>
                <w:rFonts w:eastAsiaTheme="majorEastAsia"/>
                <w:noProof/>
              </w:rPr>
              <w:fldChar w:fldCharType="end"/>
            </w:r>
          </w:ins>
        </w:p>
        <w:p w14:paraId="2178528A" w14:textId="34FA256B" w:rsidR="00244352" w:rsidRDefault="00244352">
          <w:pPr>
            <w:pStyle w:val="TOC1"/>
            <w:tabs>
              <w:tab w:val="right" w:leader="dot" w:pos="9395"/>
            </w:tabs>
            <w:rPr>
              <w:ins w:id="32" w:author="minh thư" w:date="2025-08-20T10:42:00Z" w16du:dateUtc="2025-08-20T03:42:00Z"/>
              <w:rFonts w:asciiTheme="minorHAnsi" w:eastAsiaTheme="minorEastAsia" w:hAnsiTheme="minorHAnsi" w:cstheme="minorBidi"/>
              <w:noProof/>
              <w:kern w:val="2"/>
              <w:sz w:val="24"/>
              <w:szCs w:val="24"/>
              <w14:ligatures w14:val="standardContextual"/>
            </w:rPr>
          </w:pPr>
          <w:ins w:id="3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"_Toc206578983"</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KÍ HIỆU CÁC CỤM TỪ VIẾT TẮT</w:t>
            </w:r>
            <w:r>
              <w:rPr>
                <w:noProof/>
                <w:webHidden/>
              </w:rPr>
              <w:tab/>
            </w:r>
            <w:r>
              <w:rPr>
                <w:noProof/>
                <w:webHidden/>
              </w:rPr>
              <w:fldChar w:fldCharType="begin"/>
            </w:r>
            <w:r>
              <w:rPr>
                <w:noProof/>
                <w:webHidden/>
              </w:rPr>
              <w:instrText xml:space="preserve"> PAGEREF _Toc206578983 \h </w:instrText>
            </w:r>
            <w:r>
              <w:rPr>
                <w:noProof/>
                <w:webHidden/>
              </w:rPr>
            </w:r>
            <w:r>
              <w:rPr>
                <w:noProof/>
                <w:webHidden/>
              </w:rPr>
              <w:fldChar w:fldCharType="separate"/>
            </w:r>
            <w:r>
              <w:rPr>
                <w:noProof/>
                <w:webHidden/>
              </w:rPr>
              <w:t>7</w:t>
            </w:r>
            <w:r>
              <w:rPr>
                <w:noProof/>
                <w:webHidden/>
              </w:rPr>
              <w:fldChar w:fldCharType="end"/>
            </w:r>
            <w:r w:rsidRPr="001F1175">
              <w:rPr>
                <w:rStyle w:val="Hyperlink"/>
                <w:rFonts w:eastAsiaTheme="majorEastAsia"/>
                <w:noProof/>
              </w:rPr>
              <w:fldChar w:fldCharType="end"/>
            </w:r>
          </w:ins>
        </w:p>
        <w:p w14:paraId="20034C6E" w14:textId="1C85FA57" w:rsidR="00244352" w:rsidRDefault="00244352">
          <w:pPr>
            <w:pStyle w:val="TOC1"/>
            <w:tabs>
              <w:tab w:val="right" w:leader="dot" w:pos="9395"/>
            </w:tabs>
            <w:rPr>
              <w:ins w:id="34" w:author="minh thư" w:date="2025-08-20T10:42:00Z" w16du:dateUtc="2025-08-20T03:42:00Z"/>
              <w:rFonts w:asciiTheme="minorHAnsi" w:eastAsiaTheme="minorEastAsia" w:hAnsiTheme="minorHAnsi" w:cstheme="minorBidi"/>
              <w:noProof/>
              <w:kern w:val="2"/>
              <w:sz w:val="24"/>
              <w:szCs w:val="24"/>
              <w14:ligatures w14:val="standardContextual"/>
            </w:rPr>
          </w:pPr>
          <w:ins w:id="3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"_Toc206578984"</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 xml:space="preserve">CHƯƠNG 1 </w:t>
            </w:r>
            <w:r w:rsidRPr="001F1175">
              <w:rPr>
                <w:rStyle w:val="Hyperlink"/>
                <w:rFonts w:eastAsiaTheme="majorEastAsia"/>
                <w:noProof/>
                <w:lang w:val="vi-VN"/>
              </w:rPr>
              <w:t>: TỔNG QUAN ĐỀ TÀI</w:t>
            </w:r>
            <w:r>
              <w:rPr>
                <w:noProof/>
                <w:webHidden/>
              </w:rPr>
              <w:tab/>
            </w:r>
            <w:r>
              <w:rPr>
                <w:noProof/>
                <w:webHidden/>
              </w:rPr>
              <w:fldChar w:fldCharType="begin"/>
            </w:r>
            <w:r>
              <w:rPr>
                <w:noProof/>
                <w:webHidden/>
              </w:rPr>
              <w:instrText xml:space="preserve"> PAGEREF _Toc206578984 \h </w:instrText>
            </w:r>
            <w:r>
              <w:rPr>
                <w:noProof/>
                <w:webHidden/>
              </w:rPr>
            </w:r>
            <w:r>
              <w:rPr>
                <w:noProof/>
                <w:webHidden/>
              </w:rPr>
              <w:fldChar w:fldCharType="separate"/>
            </w:r>
            <w:r>
              <w:rPr>
                <w:noProof/>
                <w:webHidden/>
              </w:rPr>
              <w:t>8</w:t>
            </w:r>
            <w:r>
              <w:rPr>
                <w:noProof/>
                <w:webHidden/>
              </w:rPr>
              <w:fldChar w:fldCharType="end"/>
            </w:r>
            <w:r w:rsidRPr="001F1175">
              <w:rPr>
                <w:rStyle w:val="Hyperlink"/>
                <w:rFonts w:eastAsiaTheme="majorEastAsia"/>
                <w:noProof/>
              </w:rPr>
              <w:fldChar w:fldCharType="end"/>
            </w:r>
          </w:ins>
        </w:p>
        <w:p w14:paraId="3997D8B3" w14:textId="197D32D7" w:rsidR="00244352" w:rsidRDefault="00244352">
          <w:pPr>
            <w:pStyle w:val="TOC2"/>
            <w:tabs>
              <w:tab w:val="right" w:leader="dot" w:pos="9395"/>
            </w:tabs>
            <w:rPr>
              <w:ins w:id="36" w:author="minh thư" w:date="2025-08-20T10:42:00Z" w16du:dateUtc="2025-08-20T03:42:00Z"/>
              <w:rFonts w:asciiTheme="minorHAnsi" w:eastAsiaTheme="minorEastAsia" w:hAnsiTheme="minorHAnsi" w:cstheme="minorBidi"/>
              <w:noProof/>
              <w:kern w:val="2"/>
              <w:sz w:val="24"/>
              <w:szCs w:val="24"/>
              <w14:ligatures w14:val="standardContextual"/>
            </w:rPr>
          </w:pPr>
          <w:ins w:id="3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"_Toc206578985"</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1. Lí do chọn đề tài</w:t>
            </w:r>
            <w:r>
              <w:rPr>
                <w:noProof/>
                <w:webHidden/>
              </w:rPr>
              <w:tab/>
            </w:r>
            <w:r>
              <w:rPr>
                <w:noProof/>
                <w:webHidden/>
              </w:rPr>
              <w:fldChar w:fldCharType="begin"/>
            </w:r>
            <w:r>
              <w:rPr>
                <w:noProof/>
                <w:webHidden/>
              </w:rPr>
              <w:instrText xml:space="preserve"> PAGEREF _Toc206578985 \h </w:instrText>
            </w:r>
            <w:r>
              <w:rPr>
                <w:noProof/>
                <w:webHidden/>
              </w:rPr>
            </w:r>
            <w:r>
              <w:rPr>
                <w:noProof/>
                <w:webHidden/>
              </w:rPr>
              <w:fldChar w:fldCharType="separate"/>
            </w:r>
            <w:r>
              <w:rPr>
                <w:noProof/>
                <w:webHidden/>
              </w:rPr>
              <w:t>8</w:t>
            </w:r>
            <w:r>
              <w:rPr>
                <w:noProof/>
                <w:webHidden/>
              </w:rPr>
              <w:fldChar w:fldCharType="end"/>
            </w:r>
            <w:r w:rsidRPr="001F1175">
              <w:rPr>
                <w:rStyle w:val="Hyperlink"/>
                <w:rFonts w:eastAsiaTheme="majorEastAsia"/>
                <w:noProof/>
              </w:rPr>
              <w:fldChar w:fldCharType="end"/>
            </w:r>
          </w:ins>
        </w:p>
        <w:p w14:paraId="11612279" w14:textId="64FFC1A0" w:rsidR="00244352" w:rsidRDefault="00244352">
          <w:pPr>
            <w:pStyle w:val="TOC2"/>
            <w:tabs>
              <w:tab w:val="right" w:leader="dot" w:pos="9395"/>
            </w:tabs>
            <w:rPr>
              <w:ins w:id="38" w:author="minh thư" w:date="2025-08-20T10:42:00Z" w16du:dateUtc="2025-08-20T03:42:00Z"/>
              <w:rFonts w:asciiTheme="minorHAnsi" w:eastAsiaTheme="minorEastAsia" w:hAnsiTheme="minorHAnsi" w:cstheme="minorBidi"/>
              <w:noProof/>
              <w:kern w:val="2"/>
              <w:sz w:val="24"/>
              <w:szCs w:val="24"/>
              <w14:ligatures w14:val="standardContextual"/>
            </w:rPr>
          </w:pPr>
          <w:ins w:id="3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"_Toc206578986"</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2.Mục tiêu nghiên cứu</w:t>
            </w:r>
            <w:r>
              <w:rPr>
                <w:noProof/>
                <w:webHidden/>
              </w:rPr>
              <w:tab/>
            </w:r>
            <w:r>
              <w:rPr>
                <w:noProof/>
                <w:webHidden/>
              </w:rPr>
              <w:fldChar w:fldCharType="begin"/>
            </w:r>
            <w:r>
              <w:rPr>
                <w:noProof/>
                <w:webHidden/>
              </w:rPr>
              <w:instrText xml:space="preserve"> PAGEREF _Toc206578986 \h </w:instrText>
            </w:r>
            <w:r>
              <w:rPr>
                <w:noProof/>
                <w:webHidden/>
              </w:rPr>
            </w:r>
            <w:r>
              <w:rPr>
                <w:noProof/>
                <w:webHidden/>
              </w:rPr>
              <w:fldChar w:fldCharType="separate"/>
            </w:r>
            <w:r>
              <w:rPr>
                <w:noProof/>
                <w:webHidden/>
              </w:rPr>
              <w:t>9</w:t>
            </w:r>
            <w:r>
              <w:rPr>
                <w:noProof/>
                <w:webHidden/>
              </w:rPr>
              <w:fldChar w:fldCharType="end"/>
            </w:r>
            <w:r w:rsidRPr="001F1175">
              <w:rPr>
                <w:rStyle w:val="Hyperlink"/>
                <w:rFonts w:eastAsiaTheme="majorEastAsia"/>
                <w:noProof/>
              </w:rPr>
              <w:fldChar w:fldCharType="end"/>
            </w:r>
          </w:ins>
        </w:p>
        <w:p w14:paraId="56742E75" w14:textId="102F575E" w:rsidR="00244352" w:rsidRDefault="00244352">
          <w:pPr>
            <w:pStyle w:val="TOC2"/>
            <w:tabs>
              <w:tab w:val="right" w:leader="dot" w:pos="9395"/>
            </w:tabs>
            <w:rPr>
              <w:ins w:id="40" w:author="minh thư" w:date="2025-08-20T10:42:00Z" w16du:dateUtc="2025-08-20T03:42:00Z"/>
              <w:rFonts w:asciiTheme="minorHAnsi" w:eastAsiaTheme="minorEastAsia" w:hAnsiTheme="minorHAnsi" w:cstheme="minorBidi"/>
              <w:noProof/>
              <w:kern w:val="2"/>
              <w:sz w:val="24"/>
              <w:szCs w:val="24"/>
              <w14:ligatures w14:val="standardContextual"/>
            </w:rPr>
          </w:pPr>
          <w:ins w:id="4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"_Toc206578987"</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3 Đối tượng và phạm vi nghiên cứu</w:t>
            </w:r>
            <w:r>
              <w:rPr>
                <w:noProof/>
                <w:webHidden/>
              </w:rPr>
              <w:tab/>
            </w:r>
            <w:r>
              <w:rPr>
                <w:noProof/>
                <w:webHidden/>
              </w:rPr>
              <w:fldChar w:fldCharType="begin"/>
            </w:r>
            <w:r>
              <w:rPr>
                <w:noProof/>
                <w:webHidden/>
              </w:rPr>
              <w:instrText xml:space="preserve"> PAGEREF _Toc206578987 \h </w:instrText>
            </w:r>
            <w:r>
              <w:rPr>
                <w:noProof/>
                <w:webHidden/>
              </w:rPr>
            </w:r>
            <w:r>
              <w:rPr>
                <w:noProof/>
                <w:webHidden/>
              </w:rPr>
              <w:fldChar w:fldCharType="separate"/>
            </w:r>
            <w:r>
              <w:rPr>
                <w:noProof/>
                <w:webHidden/>
              </w:rPr>
              <w:t>10</w:t>
            </w:r>
            <w:r>
              <w:rPr>
                <w:noProof/>
                <w:webHidden/>
              </w:rPr>
              <w:fldChar w:fldCharType="end"/>
            </w:r>
            <w:r w:rsidRPr="001F1175">
              <w:rPr>
                <w:rStyle w:val="Hyperlink"/>
                <w:rFonts w:eastAsiaTheme="majorEastAsia"/>
                <w:noProof/>
              </w:rPr>
              <w:fldChar w:fldCharType="end"/>
            </w:r>
          </w:ins>
        </w:p>
        <w:p w14:paraId="422728AD" w14:textId="7DA6709B" w:rsidR="00244352" w:rsidRDefault="00244352">
          <w:pPr>
            <w:pStyle w:val="TOC2"/>
            <w:tabs>
              <w:tab w:val="right" w:leader="dot" w:pos="9395"/>
            </w:tabs>
            <w:rPr>
              <w:ins w:id="42" w:author="minh thư" w:date="2025-08-20T10:42:00Z" w16du:dateUtc="2025-08-20T03:42:00Z"/>
              <w:rFonts w:asciiTheme="minorHAnsi" w:eastAsiaTheme="minorEastAsia" w:hAnsiTheme="minorHAnsi" w:cstheme="minorBidi"/>
              <w:noProof/>
              <w:kern w:val="2"/>
              <w:sz w:val="24"/>
              <w:szCs w:val="24"/>
              <w14:ligatures w14:val="standardContextual"/>
            </w:rPr>
          </w:pPr>
          <w:ins w:id="4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"_Toc206578988"</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4 Phương pháp nghiên cứu</w:t>
            </w:r>
            <w:r>
              <w:rPr>
                <w:noProof/>
                <w:webHidden/>
              </w:rPr>
              <w:tab/>
            </w:r>
            <w:r>
              <w:rPr>
                <w:noProof/>
                <w:webHidden/>
              </w:rPr>
              <w:fldChar w:fldCharType="begin"/>
            </w:r>
            <w:r>
              <w:rPr>
                <w:noProof/>
                <w:webHidden/>
              </w:rPr>
              <w:instrText xml:space="preserve"> PAGEREF _Toc206578988 \h </w:instrText>
            </w:r>
            <w:r>
              <w:rPr>
                <w:noProof/>
                <w:webHidden/>
              </w:rPr>
            </w:r>
            <w:r>
              <w:rPr>
                <w:noProof/>
                <w:webHidden/>
              </w:rPr>
              <w:fldChar w:fldCharType="separate"/>
            </w:r>
            <w:r>
              <w:rPr>
                <w:noProof/>
                <w:webHidden/>
              </w:rPr>
              <w:t>10</w:t>
            </w:r>
            <w:r>
              <w:rPr>
                <w:noProof/>
                <w:webHidden/>
              </w:rPr>
              <w:fldChar w:fldCharType="end"/>
            </w:r>
            <w:r w:rsidRPr="001F1175">
              <w:rPr>
                <w:rStyle w:val="Hyperlink"/>
                <w:rFonts w:eastAsiaTheme="majorEastAsia"/>
                <w:noProof/>
              </w:rPr>
              <w:fldChar w:fldCharType="end"/>
            </w:r>
          </w:ins>
        </w:p>
        <w:p w14:paraId="73505D72" w14:textId="6FFE8F5E" w:rsidR="00244352" w:rsidRDefault="00244352">
          <w:pPr>
            <w:pStyle w:val="TOC2"/>
            <w:tabs>
              <w:tab w:val="right" w:leader="dot" w:pos="9395"/>
            </w:tabs>
            <w:rPr>
              <w:ins w:id="44" w:author="minh thư" w:date="2025-08-20T10:42:00Z" w16du:dateUtc="2025-08-20T03:42:00Z"/>
              <w:rFonts w:asciiTheme="minorHAnsi" w:eastAsiaTheme="minorEastAsia" w:hAnsiTheme="minorHAnsi" w:cstheme="minorBidi"/>
              <w:noProof/>
              <w:kern w:val="2"/>
              <w:sz w:val="24"/>
              <w:szCs w:val="24"/>
              <w14:ligatures w14:val="standardContextual"/>
            </w:rPr>
          </w:pPr>
          <w:ins w:id="4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"_Toc206578989"</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5.Ý nghĩa thực tiễn của đề tài</w:t>
            </w:r>
            <w:r>
              <w:rPr>
                <w:noProof/>
                <w:webHidden/>
              </w:rPr>
              <w:tab/>
            </w:r>
            <w:r>
              <w:rPr>
                <w:noProof/>
                <w:webHidden/>
              </w:rPr>
              <w:fldChar w:fldCharType="begin"/>
            </w:r>
            <w:r>
              <w:rPr>
                <w:noProof/>
                <w:webHidden/>
              </w:rPr>
              <w:instrText xml:space="preserve"> PAGEREF _Toc206578989 \h </w:instrText>
            </w:r>
            <w:r>
              <w:rPr>
                <w:noProof/>
                <w:webHidden/>
              </w:rPr>
            </w:r>
            <w:r>
              <w:rPr>
                <w:noProof/>
                <w:webHidden/>
              </w:rPr>
              <w:fldChar w:fldCharType="separate"/>
            </w:r>
            <w:r>
              <w:rPr>
                <w:noProof/>
                <w:webHidden/>
              </w:rPr>
              <w:t>11</w:t>
            </w:r>
            <w:r>
              <w:rPr>
                <w:noProof/>
                <w:webHidden/>
              </w:rPr>
              <w:fldChar w:fldCharType="end"/>
            </w:r>
            <w:r w:rsidRPr="001F1175">
              <w:rPr>
                <w:rStyle w:val="Hyperlink"/>
                <w:rFonts w:eastAsiaTheme="majorEastAsia"/>
                <w:noProof/>
              </w:rPr>
              <w:fldChar w:fldCharType="end"/>
            </w:r>
          </w:ins>
        </w:p>
        <w:p w14:paraId="6D1DCE21" w14:textId="04CF7FAD" w:rsidR="00244352" w:rsidRDefault="00244352">
          <w:pPr>
            <w:pStyle w:val="TOC1"/>
            <w:tabs>
              <w:tab w:val="right" w:leader="dot" w:pos="9395"/>
            </w:tabs>
            <w:rPr>
              <w:ins w:id="46" w:author="minh thư" w:date="2025-08-20T10:42:00Z" w16du:dateUtc="2025-08-20T03:42:00Z"/>
              <w:rFonts w:asciiTheme="minorHAnsi" w:eastAsiaTheme="minorEastAsia" w:hAnsiTheme="minorHAnsi" w:cstheme="minorBidi"/>
              <w:noProof/>
              <w:kern w:val="2"/>
              <w:sz w:val="24"/>
              <w:szCs w:val="24"/>
              <w14:ligatures w14:val="standardContextual"/>
            </w:rPr>
          </w:pPr>
          <w:ins w:id="4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"_Toc206578990"</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 xml:space="preserve">CHƯƠNG 2 </w:t>
            </w:r>
            <w:r w:rsidRPr="001F1175">
              <w:rPr>
                <w:rStyle w:val="Hyperlink"/>
                <w:rFonts w:eastAsiaTheme="majorEastAsia"/>
                <w:noProof/>
                <w:lang w:val="vi-VN"/>
              </w:rPr>
              <w:t xml:space="preserve">: </w:t>
            </w:r>
            <w:r w:rsidRPr="001F1175">
              <w:rPr>
                <w:rStyle w:val="Hyperlink"/>
                <w:rFonts w:eastAsiaTheme="majorEastAsia"/>
                <w:noProof/>
              </w:rPr>
              <w:t>CƠ</w:t>
            </w:r>
            <w:r w:rsidRPr="001F1175">
              <w:rPr>
                <w:rStyle w:val="Hyperlink"/>
                <w:rFonts w:eastAsiaTheme="majorEastAsia"/>
                <w:noProof/>
                <w:lang w:val="vi-VN"/>
              </w:rPr>
              <w:t xml:space="preserve"> SỞ LÝ THUYẾT</w:t>
            </w:r>
            <w:r>
              <w:rPr>
                <w:noProof/>
                <w:webHidden/>
              </w:rPr>
              <w:tab/>
            </w:r>
            <w:r>
              <w:rPr>
                <w:noProof/>
                <w:webHidden/>
              </w:rPr>
              <w:fldChar w:fldCharType="begin"/>
            </w:r>
            <w:r>
              <w:rPr>
                <w:noProof/>
                <w:webHidden/>
              </w:rPr>
              <w:instrText xml:space="preserve"> PAGEREF _Toc206578990 \h </w:instrText>
            </w:r>
            <w:r>
              <w:rPr>
                <w:noProof/>
                <w:webHidden/>
              </w:rPr>
            </w:r>
            <w:r>
              <w:rPr>
                <w:noProof/>
                <w:webHidden/>
              </w:rPr>
              <w:fldChar w:fldCharType="separate"/>
            </w:r>
            <w:r>
              <w:rPr>
                <w:noProof/>
                <w:webHidden/>
              </w:rPr>
              <w:t>12</w:t>
            </w:r>
            <w:r>
              <w:rPr>
                <w:noProof/>
                <w:webHidden/>
              </w:rPr>
              <w:fldChar w:fldCharType="end"/>
            </w:r>
            <w:r w:rsidRPr="001F1175">
              <w:rPr>
                <w:rStyle w:val="Hyperlink"/>
                <w:rFonts w:eastAsiaTheme="majorEastAsia"/>
                <w:noProof/>
              </w:rPr>
              <w:fldChar w:fldCharType="end"/>
            </w:r>
          </w:ins>
        </w:p>
        <w:p w14:paraId="2B79C199" w14:textId="6C07FEE6" w:rsidR="00244352" w:rsidRDefault="00244352">
          <w:pPr>
            <w:pStyle w:val="TOC2"/>
            <w:tabs>
              <w:tab w:val="right" w:leader="dot" w:pos="9395"/>
            </w:tabs>
            <w:rPr>
              <w:ins w:id="48" w:author="minh thư" w:date="2025-08-20T10:42:00Z" w16du:dateUtc="2025-08-20T03:42:00Z"/>
              <w:rFonts w:asciiTheme="minorHAnsi" w:eastAsiaTheme="minorEastAsia" w:hAnsiTheme="minorHAnsi" w:cstheme="minorBidi"/>
              <w:noProof/>
              <w:kern w:val="2"/>
              <w:sz w:val="24"/>
              <w:szCs w:val="24"/>
              <w14:ligatures w14:val="standardContextual"/>
            </w:rPr>
          </w:pPr>
          <w:ins w:id="4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"_Toc206578991"</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1. Khái niệm về chất lượng không khí</w:t>
            </w:r>
            <w:r>
              <w:rPr>
                <w:noProof/>
                <w:webHidden/>
              </w:rPr>
              <w:tab/>
            </w:r>
            <w:r>
              <w:rPr>
                <w:noProof/>
                <w:webHidden/>
              </w:rPr>
              <w:fldChar w:fldCharType="begin"/>
            </w:r>
            <w:r>
              <w:rPr>
                <w:noProof/>
                <w:webHidden/>
              </w:rPr>
              <w:instrText xml:space="preserve"> PAGEREF _Toc206578991 \h </w:instrText>
            </w:r>
            <w:r>
              <w:rPr>
                <w:noProof/>
                <w:webHidden/>
              </w:rPr>
            </w:r>
            <w:r>
              <w:rPr>
                <w:noProof/>
                <w:webHidden/>
              </w:rPr>
              <w:fldChar w:fldCharType="separate"/>
            </w:r>
            <w:r>
              <w:rPr>
                <w:noProof/>
                <w:webHidden/>
              </w:rPr>
              <w:t>12</w:t>
            </w:r>
            <w:r>
              <w:rPr>
                <w:noProof/>
                <w:webHidden/>
              </w:rPr>
              <w:fldChar w:fldCharType="end"/>
            </w:r>
            <w:r w:rsidRPr="001F1175">
              <w:rPr>
                <w:rStyle w:val="Hyperlink"/>
                <w:rFonts w:eastAsiaTheme="majorEastAsia"/>
                <w:noProof/>
              </w:rPr>
              <w:fldChar w:fldCharType="end"/>
            </w:r>
          </w:ins>
        </w:p>
        <w:p w14:paraId="7904DCED" w14:textId="42152AD7" w:rsidR="00244352" w:rsidRDefault="00244352">
          <w:pPr>
            <w:pStyle w:val="TOC2"/>
            <w:tabs>
              <w:tab w:val="right" w:leader="dot" w:pos="9395"/>
            </w:tabs>
            <w:rPr>
              <w:ins w:id="50" w:author="minh thư" w:date="2025-08-20T10:42:00Z" w16du:dateUtc="2025-08-20T03:42:00Z"/>
              <w:rFonts w:asciiTheme="minorHAnsi" w:eastAsiaTheme="minorEastAsia" w:hAnsiTheme="minorHAnsi" w:cstheme="minorBidi"/>
              <w:noProof/>
              <w:kern w:val="2"/>
              <w:sz w:val="24"/>
              <w:szCs w:val="24"/>
              <w14:ligatures w14:val="standardContextual"/>
            </w:rPr>
          </w:pPr>
          <w:ins w:id="5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"_Toc206578992"</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2.Khái niệm về chuỗi thời gian</w:t>
            </w:r>
            <w:r>
              <w:rPr>
                <w:noProof/>
                <w:webHidden/>
              </w:rPr>
              <w:tab/>
            </w:r>
            <w:r>
              <w:rPr>
                <w:noProof/>
                <w:webHidden/>
              </w:rPr>
              <w:fldChar w:fldCharType="begin"/>
            </w:r>
            <w:r>
              <w:rPr>
                <w:noProof/>
                <w:webHidden/>
              </w:rPr>
              <w:instrText xml:space="preserve"> PAGEREF _Toc206578992 \h </w:instrText>
            </w:r>
            <w:r>
              <w:rPr>
                <w:noProof/>
                <w:webHidden/>
              </w:rPr>
            </w:r>
            <w:r>
              <w:rPr>
                <w:noProof/>
                <w:webHidden/>
              </w:rPr>
              <w:fldChar w:fldCharType="separate"/>
            </w:r>
            <w:r>
              <w:rPr>
                <w:noProof/>
                <w:webHidden/>
              </w:rPr>
              <w:t>13</w:t>
            </w:r>
            <w:r>
              <w:rPr>
                <w:noProof/>
                <w:webHidden/>
              </w:rPr>
              <w:fldChar w:fldCharType="end"/>
            </w:r>
            <w:r w:rsidRPr="001F1175">
              <w:rPr>
                <w:rStyle w:val="Hyperlink"/>
                <w:rFonts w:eastAsiaTheme="majorEastAsia"/>
                <w:noProof/>
              </w:rPr>
              <w:fldChar w:fldCharType="end"/>
            </w:r>
          </w:ins>
        </w:p>
        <w:p w14:paraId="4A9C61D7" w14:textId="057F4807" w:rsidR="00244352" w:rsidRDefault="00244352">
          <w:pPr>
            <w:pStyle w:val="TOC2"/>
            <w:tabs>
              <w:tab w:val="right" w:leader="dot" w:pos="9395"/>
            </w:tabs>
            <w:rPr>
              <w:ins w:id="52" w:author="minh thư" w:date="2025-08-20T10:42:00Z" w16du:dateUtc="2025-08-20T03:42:00Z"/>
              <w:rFonts w:asciiTheme="minorHAnsi" w:eastAsiaTheme="minorEastAsia" w:hAnsiTheme="minorHAnsi" w:cstheme="minorBidi"/>
              <w:noProof/>
              <w:kern w:val="2"/>
              <w:sz w:val="24"/>
              <w:szCs w:val="24"/>
              <w14:ligatures w14:val="standardContextual"/>
            </w:rPr>
          </w:pPr>
          <w:ins w:id="5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"_Toc206578993"</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3. Các phương pháp dự đoán chuỗi thời gian</w:t>
            </w:r>
            <w:r>
              <w:rPr>
                <w:noProof/>
                <w:webHidden/>
              </w:rPr>
              <w:tab/>
            </w:r>
            <w:r>
              <w:rPr>
                <w:noProof/>
                <w:webHidden/>
              </w:rPr>
              <w:fldChar w:fldCharType="begin"/>
            </w:r>
            <w:r>
              <w:rPr>
                <w:noProof/>
                <w:webHidden/>
              </w:rPr>
              <w:instrText xml:space="preserve"> PAGEREF _Toc206578993 \h </w:instrText>
            </w:r>
            <w:r>
              <w:rPr>
                <w:noProof/>
                <w:webHidden/>
              </w:rPr>
            </w:r>
            <w:r>
              <w:rPr>
                <w:noProof/>
                <w:webHidden/>
              </w:rPr>
              <w:fldChar w:fldCharType="separate"/>
            </w:r>
            <w:r>
              <w:rPr>
                <w:noProof/>
                <w:webHidden/>
              </w:rPr>
              <w:t>14</w:t>
            </w:r>
            <w:r>
              <w:rPr>
                <w:noProof/>
                <w:webHidden/>
              </w:rPr>
              <w:fldChar w:fldCharType="end"/>
            </w:r>
            <w:r w:rsidRPr="001F1175">
              <w:rPr>
                <w:rStyle w:val="Hyperlink"/>
                <w:rFonts w:eastAsiaTheme="majorEastAsia"/>
                <w:noProof/>
              </w:rPr>
              <w:fldChar w:fldCharType="end"/>
            </w:r>
          </w:ins>
        </w:p>
        <w:p w14:paraId="6C6244C0" w14:textId="7A1CBF90" w:rsidR="00244352" w:rsidRDefault="00244352">
          <w:pPr>
            <w:pStyle w:val="TOC2"/>
            <w:tabs>
              <w:tab w:val="right" w:leader="dot" w:pos="9395"/>
            </w:tabs>
            <w:rPr>
              <w:ins w:id="54" w:author="minh thư" w:date="2025-08-20T10:42:00Z" w16du:dateUtc="2025-08-20T03:42:00Z"/>
              <w:rFonts w:asciiTheme="minorHAnsi" w:eastAsiaTheme="minorEastAsia" w:hAnsiTheme="minorHAnsi" w:cstheme="minorBidi"/>
              <w:noProof/>
              <w:kern w:val="2"/>
              <w:sz w:val="24"/>
              <w:szCs w:val="24"/>
              <w14:ligatures w14:val="standardContextual"/>
            </w:rPr>
          </w:pPr>
          <w:ins w:id="5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"_Toc206578994"</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 xml:space="preserve">4. </w:t>
            </w:r>
            <w:r w:rsidRPr="001F1175">
              <w:rPr>
                <w:rStyle w:val="Hyperlink"/>
                <w:rFonts w:eastAsiaTheme="majorEastAsia"/>
                <w:b/>
                <w:bCs/>
                <w:noProof/>
              </w:rPr>
              <w:t>Chỉ số PM2.5 và tác động đến sức khỏe</w:t>
            </w:r>
            <w:r>
              <w:rPr>
                <w:noProof/>
                <w:webHidden/>
              </w:rPr>
              <w:tab/>
            </w:r>
            <w:r>
              <w:rPr>
                <w:noProof/>
                <w:webHidden/>
              </w:rPr>
              <w:fldChar w:fldCharType="begin"/>
            </w:r>
            <w:r>
              <w:rPr>
                <w:noProof/>
                <w:webHidden/>
              </w:rPr>
              <w:instrText xml:space="preserve"> PAGEREF _Toc206578994 \h </w:instrText>
            </w:r>
            <w:r>
              <w:rPr>
                <w:noProof/>
                <w:webHidden/>
              </w:rPr>
            </w:r>
            <w:r>
              <w:rPr>
                <w:noProof/>
                <w:webHidden/>
              </w:rPr>
              <w:fldChar w:fldCharType="separate"/>
            </w:r>
            <w:r>
              <w:rPr>
                <w:noProof/>
                <w:webHidden/>
              </w:rPr>
              <w:t>14</w:t>
            </w:r>
            <w:r>
              <w:rPr>
                <w:noProof/>
                <w:webHidden/>
              </w:rPr>
              <w:fldChar w:fldCharType="end"/>
            </w:r>
            <w:r w:rsidRPr="001F1175">
              <w:rPr>
                <w:rStyle w:val="Hyperlink"/>
                <w:rFonts w:eastAsiaTheme="majorEastAsia"/>
                <w:noProof/>
              </w:rPr>
              <w:fldChar w:fldCharType="end"/>
            </w:r>
          </w:ins>
        </w:p>
        <w:p w14:paraId="10F47D2D" w14:textId="3376D21D" w:rsidR="00244352" w:rsidRDefault="00244352">
          <w:pPr>
            <w:pStyle w:val="TOC2"/>
            <w:tabs>
              <w:tab w:val="right" w:leader="dot" w:pos="9395"/>
            </w:tabs>
            <w:rPr>
              <w:ins w:id="56" w:author="minh thư" w:date="2025-08-20T10:42:00Z" w16du:dateUtc="2025-08-20T03:42:00Z"/>
              <w:rFonts w:asciiTheme="minorHAnsi" w:eastAsiaTheme="minorEastAsia" w:hAnsiTheme="minorHAnsi" w:cstheme="minorBidi"/>
              <w:noProof/>
              <w:kern w:val="2"/>
              <w:sz w:val="24"/>
              <w:szCs w:val="24"/>
              <w14:ligatures w14:val="standardContextual"/>
            </w:rPr>
          </w:pPr>
          <w:ins w:id="5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"_Toc206578995"</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5. Cơ sở lí thuyết về prophet</w:t>
            </w:r>
            <w:r>
              <w:rPr>
                <w:noProof/>
                <w:webHidden/>
              </w:rPr>
              <w:tab/>
            </w:r>
            <w:r>
              <w:rPr>
                <w:noProof/>
                <w:webHidden/>
              </w:rPr>
              <w:fldChar w:fldCharType="begin"/>
            </w:r>
            <w:r>
              <w:rPr>
                <w:noProof/>
                <w:webHidden/>
              </w:rPr>
              <w:instrText xml:space="preserve"> PAGEREF _Toc206578995 \h </w:instrText>
            </w:r>
            <w:r>
              <w:rPr>
                <w:noProof/>
                <w:webHidden/>
              </w:rPr>
            </w:r>
            <w:r>
              <w:rPr>
                <w:noProof/>
                <w:webHidden/>
              </w:rPr>
              <w:fldChar w:fldCharType="separate"/>
            </w:r>
            <w:r>
              <w:rPr>
                <w:noProof/>
                <w:webHidden/>
              </w:rPr>
              <w:t>15</w:t>
            </w:r>
            <w:r>
              <w:rPr>
                <w:noProof/>
                <w:webHidden/>
              </w:rPr>
              <w:fldChar w:fldCharType="end"/>
            </w:r>
            <w:r w:rsidRPr="001F1175">
              <w:rPr>
                <w:rStyle w:val="Hyperlink"/>
                <w:rFonts w:eastAsiaTheme="majorEastAsia"/>
                <w:noProof/>
              </w:rPr>
              <w:fldChar w:fldCharType="end"/>
            </w:r>
          </w:ins>
        </w:p>
        <w:p w14:paraId="0E72F1E8" w14:textId="4D3ADF20" w:rsidR="00244352" w:rsidRDefault="00244352">
          <w:pPr>
            <w:pStyle w:val="TOC1"/>
            <w:tabs>
              <w:tab w:val="right" w:leader="dot" w:pos="9395"/>
            </w:tabs>
            <w:rPr>
              <w:ins w:id="58" w:author="minh thư" w:date="2025-08-20T10:42:00Z" w16du:dateUtc="2025-08-20T03:42:00Z"/>
              <w:rFonts w:asciiTheme="minorHAnsi" w:eastAsiaTheme="minorEastAsia" w:hAnsiTheme="minorHAnsi" w:cstheme="minorBidi"/>
              <w:noProof/>
              <w:kern w:val="2"/>
              <w:sz w:val="24"/>
              <w:szCs w:val="24"/>
              <w14:ligatures w14:val="standardContextual"/>
            </w:rPr>
          </w:pPr>
          <w:ins w:id="5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"_Toc206578996"</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CHƯƠNG 3</w:t>
            </w:r>
            <w:r w:rsidRPr="001F1175">
              <w:rPr>
                <w:rStyle w:val="Hyperlink"/>
                <w:rFonts w:eastAsiaTheme="majorEastAsia"/>
                <w:noProof/>
                <w:lang w:val="vi-VN"/>
              </w:rPr>
              <w:t>: MÔ HÌNH LÝ THUYẾT</w:t>
            </w:r>
            <w:r>
              <w:rPr>
                <w:noProof/>
                <w:webHidden/>
              </w:rPr>
              <w:tab/>
            </w:r>
            <w:r>
              <w:rPr>
                <w:noProof/>
                <w:webHidden/>
              </w:rPr>
              <w:fldChar w:fldCharType="begin"/>
            </w:r>
            <w:r>
              <w:rPr>
                <w:noProof/>
                <w:webHidden/>
              </w:rPr>
              <w:instrText xml:space="preserve"> PAGEREF _Toc206578996 \h </w:instrText>
            </w:r>
            <w:r>
              <w:rPr>
                <w:noProof/>
                <w:webHidden/>
              </w:rPr>
            </w:r>
            <w:r>
              <w:rPr>
                <w:noProof/>
                <w:webHidden/>
              </w:rPr>
              <w:fldChar w:fldCharType="separate"/>
            </w:r>
            <w:r>
              <w:rPr>
                <w:noProof/>
                <w:webHidden/>
              </w:rPr>
              <w:t>16</w:t>
            </w:r>
            <w:r>
              <w:rPr>
                <w:noProof/>
                <w:webHidden/>
              </w:rPr>
              <w:fldChar w:fldCharType="end"/>
            </w:r>
            <w:r w:rsidRPr="001F1175">
              <w:rPr>
                <w:rStyle w:val="Hyperlink"/>
                <w:rFonts w:eastAsiaTheme="majorEastAsia"/>
                <w:noProof/>
              </w:rPr>
              <w:fldChar w:fldCharType="end"/>
            </w:r>
          </w:ins>
        </w:p>
        <w:p w14:paraId="6AB6FA7D" w14:textId="08C7FB94" w:rsidR="00244352" w:rsidRDefault="00244352">
          <w:pPr>
            <w:pStyle w:val="TOC2"/>
            <w:tabs>
              <w:tab w:val="right" w:leader="dot" w:pos="9395"/>
            </w:tabs>
            <w:rPr>
              <w:ins w:id="60" w:author="minh thư" w:date="2025-08-20T10:42:00Z" w16du:dateUtc="2025-08-20T03:42:00Z"/>
              <w:rFonts w:asciiTheme="minorHAnsi" w:eastAsiaTheme="minorEastAsia" w:hAnsiTheme="minorHAnsi" w:cstheme="minorBidi"/>
              <w:noProof/>
              <w:kern w:val="2"/>
              <w:sz w:val="24"/>
              <w:szCs w:val="24"/>
              <w14:ligatures w14:val="standardContextual"/>
            </w:rPr>
          </w:pPr>
          <w:ins w:id="6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"_Toc206578997"</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1. Khái niệm</w:t>
            </w:r>
            <w:r>
              <w:rPr>
                <w:noProof/>
                <w:webHidden/>
              </w:rPr>
              <w:tab/>
            </w:r>
            <w:r>
              <w:rPr>
                <w:noProof/>
                <w:webHidden/>
              </w:rPr>
              <w:fldChar w:fldCharType="begin"/>
            </w:r>
            <w:r>
              <w:rPr>
                <w:noProof/>
                <w:webHidden/>
              </w:rPr>
              <w:instrText xml:space="preserve"> PAGEREF _Toc206578997 \h </w:instrText>
            </w:r>
            <w:r>
              <w:rPr>
                <w:noProof/>
                <w:webHidden/>
              </w:rPr>
            </w:r>
            <w:r>
              <w:rPr>
                <w:noProof/>
                <w:webHidden/>
              </w:rPr>
              <w:fldChar w:fldCharType="separate"/>
            </w:r>
            <w:r>
              <w:rPr>
                <w:noProof/>
                <w:webHidden/>
              </w:rPr>
              <w:t>16</w:t>
            </w:r>
            <w:r>
              <w:rPr>
                <w:noProof/>
                <w:webHidden/>
              </w:rPr>
              <w:fldChar w:fldCharType="end"/>
            </w:r>
            <w:r w:rsidRPr="001F1175">
              <w:rPr>
                <w:rStyle w:val="Hyperlink"/>
                <w:rFonts w:eastAsiaTheme="majorEastAsia"/>
                <w:noProof/>
              </w:rPr>
              <w:fldChar w:fldCharType="end"/>
            </w:r>
          </w:ins>
        </w:p>
        <w:p w14:paraId="08B489DF" w14:textId="7571CA0D" w:rsidR="00244352" w:rsidRDefault="00244352">
          <w:pPr>
            <w:pStyle w:val="TOC2"/>
            <w:tabs>
              <w:tab w:val="right" w:leader="dot" w:pos="9395"/>
            </w:tabs>
            <w:rPr>
              <w:ins w:id="62" w:author="minh thư" w:date="2025-08-20T10:42:00Z" w16du:dateUtc="2025-08-20T03:42:00Z"/>
              <w:rFonts w:asciiTheme="minorHAnsi" w:eastAsiaTheme="minorEastAsia" w:hAnsiTheme="minorHAnsi" w:cstheme="minorBidi"/>
              <w:noProof/>
              <w:kern w:val="2"/>
              <w:sz w:val="24"/>
              <w:szCs w:val="24"/>
              <w14:ligatures w14:val="standardContextual"/>
            </w:rPr>
          </w:pPr>
          <w:ins w:id="6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"_Toc206578998"</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2. Chuỗi thời gian (Time Series)</w:t>
            </w:r>
            <w:r>
              <w:rPr>
                <w:noProof/>
                <w:webHidden/>
              </w:rPr>
              <w:tab/>
            </w:r>
            <w:r>
              <w:rPr>
                <w:noProof/>
                <w:webHidden/>
              </w:rPr>
              <w:fldChar w:fldCharType="begin"/>
            </w:r>
            <w:r>
              <w:rPr>
                <w:noProof/>
                <w:webHidden/>
              </w:rPr>
              <w:instrText xml:space="preserve"> PAGEREF _Toc206578998 \h </w:instrText>
            </w:r>
            <w:r>
              <w:rPr>
                <w:noProof/>
                <w:webHidden/>
              </w:rPr>
            </w:r>
            <w:r>
              <w:rPr>
                <w:noProof/>
                <w:webHidden/>
              </w:rPr>
              <w:fldChar w:fldCharType="separate"/>
            </w:r>
            <w:r>
              <w:rPr>
                <w:noProof/>
                <w:webHidden/>
              </w:rPr>
              <w:t>16</w:t>
            </w:r>
            <w:r>
              <w:rPr>
                <w:noProof/>
                <w:webHidden/>
              </w:rPr>
              <w:fldChar w:fldCharType="end"/>
            </w:r>
            <w:r w:rsidRPr="001F1175">
              <w:rPr>
                <w:rStyle w:val="Hyperlink"/>
                <w:rFonts w:eastAsiaTheme="majorEastAsia"/>
                <w:noProof/>
              </w:rPr>
              <w:fldChar w:fldCharType="end"/>
            </w:r>
          </w:ins>
        </w:p>
        <w:p w14:paraId="1119D82D" w14:textId="13E77229" w:rsidR="00244352" w:rsidRDefault="00244352">
          <w:pPr>
            <w:pStyle w:val="TOC2"/>
            <w:tabs>
              <w:tab w:val="right" w:leader="dot" w:pos="9395"/>
            </w:tabs>
            <w:rPr>
              <w:ins w:id="64" w:author="minh thư" w:date="2025-08-20T10:42:00Z" w16du:dateUtc="2025-08-20T03:42:00Z"/>
              <w:rFonts w:asciiTheme="minorHAnsi" w:eastAsiaTheme="minorEastAsia" w:hAnsiTheme="minorHAnsi" w:cstheme="minorBidi"/>
              <w:noProof/>
              <w:kern w:val="2"/>
              <w:sz w:val="24"/>
              <w:szCs w:val="24"/>
              <w14:ligatures w14:val="standardContextual"/>
            </w:rPr>
          </w:pPr>
          <w:ins w:id="6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"_Toc206578999"</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3. Các mô hình dự báo chuỗi thời gian</w:t>
            </w:r>
            <w:r>
              <w:rPr>
                <w:noProof/>
                <w:webHidden/>
              </w:rPr>
              <w:tab/>
            </w:r>
            <w:r>
              <w:rPr>
                <w:noProof/>
                <w:webHidden/>
              </w:rPr>
              <w:fldChar w:fldCharType="begin"/>
            </w:r>
            <w:r>
              <w:rPr>
                <w:noProof/>
                <w:webHidden/>
              </w:rPr>
              <w:instrText xml:space="preserve"> PAGEREF _Toc206578999 \h </w:instrText>
            </w:r>
            <w:r>
              <w:rPr>
                <w:noProof/>
                <w:webHidden/>
              </w:rPr>
            </w:r>
            <w:r>
              <w:rPr>
                <w:noProof/>
                <w:webHidden/>
              </w:rPr>
              <w:fldChar w:fldCharType="separate"/>
            </w:r>
            <w:r>
              <w:rPr>
                <w:noProof/>
                <w:webHidden/>
              </w:rPr>
              <w:t>16</w:t>
            </w:r>
            <w:r>
              <w:rPr>
                <w:noProof/>
                <w:webHidden/>
              </w:rPr>
              <w:fldChar w:fldCharType="end"/>
            </w:r>
            <w:r w:rsidRPr="001F1175">
              <w:rPr>
                <w:rStyle w:val="Hyperlink"/>
                <w:rFonts w:eastAsiaTheme="majorEastAsia"/>
                <w:noProof/>
              </w:rPr>
              <w:fldChar w:fldCharType="end"/>
            </w:r>
          </w:ins>
        </w:p>
        <w:p w14:paraId="2786F79D" w14:textId="4CFF9000" w:rsidR="00244352" w:rsidRDefault="00244352">
          <w:pPr>
            <w:pStyle w:val="TOC3"/>
            <w:tabs>
              <w:tab w:val="right" w:leader="dot" w:pos="9395"/>
            </w:tabs>
            <w:rPr>
              <w:ins w:id="66" w:author="minh thư" w:date="2025-08-20T10:42:00Z" w16du:dateUtc="2025-08-20T03:42:00Z"/>
              <w:rFonts w:asciiTheme="minorHAnsi" w:eastAsiaTheme="minorEastAsia" w:hAnsiTheme="minorHAnsi" w:cstheme="minorBidi"/>
              <w:noProof/>
              <w:kern w:val="2"/>
              <w:sz w:val="24"/>
              <w:szCs w:val="24"/>
              <w14:ligatures w14:val="standardContextual"/>
            </w:rPr>
          </w:pPr>
          <w:ins w:id="6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"_Toc206579000"</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3.1. Mô hình ARIMA (Autoregressive Integrated Moving Average)</w:t>
            </w:r>
            <w:r>
              <w:rPr>
                <w:noProof/>
                <w:webHidden/>
              </w:rPr>
              <w:tab/>
            </w:r>
            <w:r>
              <w:rPr>
                <w:noProof/>
                <w:webHidden/>
              </w:rPr>
              <w:fldChar w:fldCharType="begin"/>
            </w:r>
            <w:r>
              <w:rPr>
                <w:noProof/>
                <w:webHidden/>
              </w:rPr>
              <w:instrText xml:space="preserve"> PAGEREF _Toc206579000 \h </w:instrText>
            </w:r>
            <w:r>
              <w:rPr>
                <w:noProof/>
                <w:webHidden/>
              </w:rPr>
            </w:r>
            <w:r>
              <w:rPr>
                <w:noProof/>
                <w:webHidden/>
              </w:rPr>
              <w:fldChar w:fldCharType="separate"/>
            </w:r>
            <w:r>
              <w:rPr>
                <w:noProof/>
                <w:webHidden/>
              </w:rPr>
              <w:t>16</w:t>
            </w:r>
            <w:r>
              <w:rPr>
                <w:noProof/>
                <w:webHidden/>
              </w:rPr>
              <w:fldChar w:fldCharType="end"/>
            </w:r>
            <w:r w:rsidRPr="001F1175">
              <w:rPr>
                <w:rStyle w:val="Hyperlink"/>
                <w:rFonts w:eastAsiaTheme="majorEastAsia"/>
                <w:noProof/>
              </w:rPr>
              <w:fldChar w:fldCharType="end"/>
            </w:r>
          </w:ins>
        </w:p>
        <w:p w14:paraId="7FD5FD86" w14:textId="6873555F" w:rsidR="00244352" w:rsidRDefault="00244352">
          <w:pPr>
            <w:pStyle w:val="TOC3"/>
            <w:tabs>
              <w:tab w:val="right" w:leader="dot" w:pos="9395"/>
            </w:tabs>
            <w:rPr>
              <w:ins w:id="68" w:author="minh thư" w:date="2025-08-20T10:42:00Z" w16du:dateUtc="2025-08-20T03:42:00Z"/>
              <w:rFonts w:asciiTheme="minorHAnsi" w:eastAsiaTheme="minorEastAsia" w:hAnsiTheme="minorHAnsi" w:cstheme="minorBidi"/>
              <w:noProof/>
              <w:kern w:val="2"/>
              <w:sz w:val="24"/>
              <w:szCs w:val="24"/>
              <w14:ligatures w14:val="standardContextual"/>
            </w:rPr>
          </w:pPr>
          <w:ins w:id="6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"_Toc206579001"</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3.2. Mô hình SARIMA (Seasonal ARIMA)</w:t>
            </w:r>
            <w:r>
              <w:rPr>
                <w:noProof/>
                <w:webHidden/>
              </w:rPr>
              <w:tab/>
            </w:r>
            <w:r>
              <w:rPr>
                <w:noProof/>
                <w:webHidden/>
              </w:rPr>
              <w:fldChar w:fldCharType="begin"/>
            </w:r>
            <w:r>
              <w:rPr>
                <w:noProof/>
                <w:webHidden/>
              </w:rPr>
              <w:instrText xml:space="preserve"> PAGEREF _Toc206579001 \h </w:instrText>
            </w:r>
            <w:r>
              <w:rPr>
                <w:noProof/>
                <w:webHidden/>
              </w:rPr>
            </w:r>
            <w:r>
              <w:rPr>
                <w:noProof/>
                <w:webHidden/>
              </w:rPr>
              <w:fldChar w:fldCharType="separate"/>
            </w:r>
            <w:r>
              <w:rPr>
                <w:noProof/>
                <w:webHidden/>
              </w:rPr>
              <w:t>17</w:t>
            </w:r>
            <w:r>
              <w:rPr>
                <w:noProof/>
                <w:webHidden/>
              </w:rPr>
              <w:fldChar w:fldCharType="end"/>
            </w:r>
            <w:r w:rsidRPr="001F1175">
              <w:rPr>
                <w:rStyle w:val="Hyperlink"/>
                <w:rFonts w:eastAsiaTheme="majorEastAsia"/>
                <w:noProof/>
              </w:rPr>
              <w:fldChar w:fldCharType="end"/>
            </w:r>
          </w:ins>
        </w:p>
        <w:p w14:paraId="4F6C066C" w14:textId="0F332177" w:rsidR="00244352" w:rsidRDefault="00244352">
          <w:pPr>
            <w:pStyle w:val="TOC3"/>
            <w:tabs>
              <w:tab w:val="right" w:leader="dot" w:pos="9395"/>
            </w:tabs>
            <w:rPr>
              <w:ins w:id="70" w:author="minh thư" w:date="2025-08-20T10:42:00Z" w16du:dateUtc="2025-08-20T03:42:00Z"/>
              <w:rFonts w:asciiTheme="minorHAnsi" w:eastAsiaTheme="minorEastAsia" w:hAnsiTheme="minorHAnsi" w:cstheme="minorBidi"/>
              <w:noProof/>
              <w:kern w:val="2"/>
              <w:sz w:val="24"/>
              <w:szCs w:val="24"/>
              <w14:ligatures w14:val="standardContextual"/>
            </w:rPr>
          </w:pPr>
          <w:ins w:id="7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"_Toc206579002"</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3.3. Mô hình học máy (Machine Learning Models)</w:t>
            </w:r>
            <w:r>
              <w:rPr>
                <w:noProof/>
                <w:webHidden/>
              </w:rPr>
              <w:tab/>
            </w:r>
            <w:r>
              <w:rPr>
                <w:noProof/>
                <w:webHidden/>
              </w:rPr>
              <w:fldChar w:fldCharType="begin"/>
            </w:r>
            <w:r>
              <w:rPr>
                <w:noProof/>
                <w:webHidden/>
              </w:rPr>
              <w:instrText xml:space="preserve"> PAGEREF _Toc206579002 \h </w:instrText>
            </w:r>
            <w:r>
              <w:rPr>
                <w:noProof/>
                <w:webHidden/>
              </w:rPr>
            </w:r>
            <w:r>
              <w:rPr>
                <w:noProof/>
                <w:webHidden/>
              </w:rPr>
              <w:fldChar w:fldCharType="separate"/>
            </w:r>
            <w:r>
              <w:rPr>
                <w:noProof/>
                <w:webHidden/>
              </w:rPr>
              <w:t>17</w:t>
            </w:r>
            <w:r>
              <w:rPr>
                <w:noProof/>
                <w:webHidden/>
              </w:rPr>
              <w:fldChar w:fldCharType="end"/>
            </w:r>
            <w:r w:rsidRPr="001F1175">
              <w:rPr>
                <w:rStyle w:val="Hyperlink"/>
                <w:rFonts w:eastAsiaTheme="majorEastAsia"/>
                <w:noProof/>
              </w:rPr>
              <w:fldChar w:fldCharType="end"/>
            </w:r>
          </w:ins>
        </w:p>
        <w:p w14:paraId="7E3F4A1A" w14:textId="4B643D41" w:rsidR="00244352" w:rsidRDefault="00244352">
          <w:pPr>
            <w:pStyle w:val="TOC3"/>
            <w:tabs>
              <w:tab w:val="right" w:leader="dot" w:pos="9395"/>
            </w:tabs>
            <w:rPr>
              <w:ins w:id="72" w:author="minh thư" w:date="2025-08-20T10:42:00Z" w16du:dateUtc="2025-08-20T03:42:00Z"/>
              <w:rFonts w:asciiTheme="minorHAnsi" w:eastAsiaTheme="minorEastAsia" w:hAnsiTheme="minorHAnsi" w:cstheme="minorBidi"/>
              <w:noProof/>
              <w:kern w:val="2"/>
              <w:sz w:val="24"/>
              <w:szCs w:val="24"/>
              <w14:ligatures w14:val="standardContextual"/>
            </w:rPr>
          </w:pPr>
          <w:ins w:id="7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"_Toc206579003"</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3.4. Mạng nơ-ron hồi quy (Recurrent Neural Networks - RNN, LSTM, GRU)</w:t>
            </w:r>
            <w:r>
              <w:rPr>
                <w:noProof/>
                <w:webHidden/>
              </w:rPr>
              <w:tab/>
            </w:r>
            <w:r>
              <w:rPr>
                <w:noProof/>
                <w:webHidden/>
              </w:rPr>
              <w:fldChar w:fldCharType="begin"/>
            </w:r>
            <w:r>
              <w:rPr>
                <w:noProof/>
                <w:webHidden/>
              </w:rPr>
              <w:instrText xml:space="preserve"> PAGEREF _Toc206579003 \h </w:instrText>
            </w:r>
            <w:r>
              <w:rPr>
                <w:noProof/>
                <w:webHidden/>
              </w:rPr>
            </w:r>
            <w:r>
              <w:rPr>
                <w:noProof/>
                <w:webHidden/>
              </w:rPr>
              <w:fldChar w:fldCharType="separate"/>
            </w:r>
            <w:r>
              <w:rPr>
                <w:noProof/>
                <w:webHidden/>
              </w:rPr>
              <w:t>17</w:t>
            </w:r>
            <w:r>
              <w:rPr>
                <w:noProof/>
                <w:webHidden/>
              </w:rPr>
              <w:fldChar w:fldCharType="end"/>
            </w:r>
            <w:r w:rsidRPr="001F1175">
              <w:rPr>
                <w:rStyle w:val="Hyperlink"/>
                <w:rFonts w:eastAsiaTheme="majorEastAsia"/>
                <w:noProof/>
              </w:rPr>
              <w:fldChar w:fldCharType="end"/>
            </w:r>
          </w:ins>
        </w:p>
        <w:p w14:paraId="5D0AC4B9" w14:textId="00B3C840" w:rsidR="00244352" w:rsidRDefault="00244352">
          <w:pPr>
            <w:pStyle w:val="TOC2"/>
            <w:tabs>
              <w:tab w:val="right" w:leader="dot" w:pos="9395"/>
            </w:tabs>
            <w:rPr>
              <w:ins w:id="74" w:author="minh thư" w:date="2025-08-20T10:42:00Z" w16du:dateUtc="2025-08-20T03:42:00Z"/>
              <w:rFonts w:asciiTheme="minorHAnsi" w:eastAsiaTheme="minorEastAsia" w:hAnsiTheme="minorHAnsi" w:cstheme="minorBidi"/>
              <w:noProof/>
              <w:kern w:val="2"/>
              <w:sz w:val="24"/>
              <w:szCs w:val="24"/>
              <w14:ligatures w14:val="standardContextual"/>
            </w:rPr>
          </w:pPr>
          <w:ins w:id="7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"_Toc206579004"</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 xml:space="preserve">4. </w:t>
            </w:r>
            <w:r w:rsidRPr="001F1175">
              <w:rPr>
                <w:rStyle w:val="Hyperlink"/>
                <w:rFonts w:eastAsiaTheme="majorEastAsia"/>
                <w:b/>
                <w:bCs/>
                <w:noProof/>
              </w:rPr>
              <w:t>Mô hình Prophet của Facebook</w:t>
            </w:r>
            <w:r>
              <w:rPr>
                <w:noProof/>
                <w:webHidden/>
              </w:rPr>
              <w:tab/>
            </w:r>
            <w:r>
              <w:rPr>
                <w:noProof/>
                <w:webHidden/>
              </w:rPr>
              <w:fldChar w:fldCharType="begin"/>
            </w:r>
            <w:r>
              <w:rPr>
                <w:noProof/>
                <w:webHidden/>
              </w:rPr>
              <w:instrText xml:space="preserve"> PAGEREF _Toc206579004 \h </w:instrText>
            </w:r>
            <w:r>
              <w:rPr>
                <w:noProof/>
                <w:webHidden/>
              </w:rPr>
            </w:r>
            <w:r>
              <w:rPr>
                <w:noProof/>
                <w:webHidden/>
              </w:rPr>
              <w:fldChar w:fldCharType="separate"/>
            </w:r>
            <w:r>
              <w:rPr>
                <w:noProof/>
                <w:webHidden/>
              </w:rPr>
              <w:t>18</w:t>
            </w:r>
            <w:r>
              <w:rPr>
                <w:noProof/>
                <w:webHidden/>
              </w:rPr>
              <w:fldChar w:fldCharType="end"/>
            </w:r>
            <w:r w:rsidRPr="001F1175">
              <w:rPr>
                <w:rStyle w:val="Hyperlink"/>
                <w:rFonts w:eastAsiaTheme="majorEastAsia"/>
                <w:noProof/>
              </w:rPr>
              <w:fldChar w:fldCharType="end"/>
            </w:r>
          </w:ins>
        </w:p>
        <w:p w14:paraId="0129E206" w14:textId="40D41DD5" w:rsidR="00244352" w:rsidRDefault="00244352">
          <w:pPr>
            <w:pStyle w:val="TOC2"/>
            <w:tabs>
              <w:tab w:val="right" w:leader="dot" w:pos="9395"/>
            </w:tabs>
            <w:rPr>
              <w:ins w:id="76" w:author="minh thư" w:date="2025-08-20T10:42:00Z" w16du:dateUtc="2025-08-20T03:42:00Z"/>
              <w:rFonts w:asciiTheme="minorHAnsi" w:eastAsiaTheme="minorEastAsia" w:hAnsiTheme="minorHAnsi" w:cstheme="minorBidi"/>
              <w:noProof/>
              <w:kern w:val="2"/>
              <w:sz w:val="24"/>
              <w:szCs w:val="24"/>
              <w14:ligatures w14:val="standardContextual"/>
            </w:rPr>
          </w:pPr>
          <w:ins w:id="7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"_Toc206579005"</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 xml:space="preserve">5. </w:t>
            </w:r>
            <w:r w:rsidRPr="001F1175">
              <w:rPr>
                <w:rStyle w:val="Hyperlink"/>
                <w:rFonts w:eastAsiaTheme="majorEastAsia"/>
                <w:b/>
                <w:bCs/>
                <w:noProof/>
              </w:rPr>
              <w:t>Ứng dụng mô hình lý thuyết vào bài toán dự báo PM2.5</w:t>
            </w:r>
            <w:r>
              <w:rPr>
                <w:noProof/>
                <w:webHidden/>
              </w:rPr>
              <w:tab/>
            </w:r>
            <w:r>
              <w:rPr>
                <w:noProof/>
                <w:webHidden/>
              </w:rPr>
              <w:fldChar w:fldCharType="begin"/>
            </w:r>
            <w:r>
              <w:rPr>
                <w:noProof/>
                <w:webHidden/>
              </w:rPr>
              <w:instrText xml:space="preserve"> PAGEREF _Toc206579005 \h </w:instrText>
            </w:r>
            <w:r>
              <w:rPr>
                <w:noProof/>
                <w:webHidden/>
              </w:rPr>
            </w:r>
            <w:r>
              <w:rPr>
                <w:noProof/>
                <w:webHidden/>
              </w:rPr>
              <w:fldChar w:fldCharType="separate"/>
            </w:r>
            <w:r>
              <w:rPr>
                <w:noProof/>
                <w:webHidden/>
              </w:rPr>
              <w:t>19</w:t>
            </w:r>
            <w:r>
              <w:rPr>
                <w:noProof/>
                <w:webHidden/>
              </w:rPr>
              <w:fldChar w:fldCharType="end"/>
            </w:r>
            <w:r w:rsidRPr="001F1175">
              <w:rPr>
                <w:rStyle w:val="Hyperlink"/>
                <w:rFonts w:eastAsiaTheme="majorEastAsia"/>
                <w:noProof/>
              </w:rPr>
              <w:fldChar w:fldCharType="end"/>
            </w:r>
          </w:ins>
        </w:p>
        <w:p w14:paraId="3ED0BA79" w14:textId="3F4D415D" w:rsidR="00244352" w:rsidRDefault="00244352">
          <w:pPr>
            <w:pStyle w:val="TOC1"/>
            <w:tabs>
              <w:tab w:val="right" w:leader="dot" w:pos="9395"/>
            </w:tabs>
            <w:rPr>
              <w:ins w:id="78" w:author="minh thư" w:date="2025-08-20T10:42:00Z" w16du:dateUtc="2025-08-20T03:42:00Z"/>
              <w:rFonts w:asciiTheme="minorHAnsi" w:eastAsiaTheme="minorEastAsia" w:hAnsiTheme="minorHAnsi" w:cstheme="minorBidi"/>
              <w:noProof/>
              <w:kern w:val="2"/>
              <w:sz w:val="24"/>
              <w:szCs w:val="24"/>
              <w14:ligatures w14:val="standardContextual"/>
            </w:rPr>
          </w:pPr>
          <w:ins w:id="7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"_Toc206579006"</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CHƯƠNG 4</w:t>
            </w:r>
            <w:r w:rsidRPr="001F1175">
              <w:rPr>
                <w:rStyle w:val="Hyperlink"/>
                <w:rFonts w:eastAsiaTheme="majorEastAsia"/>
                <w:noProof/>
                <w:lang w:val="vi-VN"/>
              </w:rPr>
              <w:t>: THỰC NGHIỆM VÀ KẾT QUẢ</w:t>
            </w:r>
            <w:r>
              <w:rPr>
                <w:noProof/>
                <w:webHidden/>
              </w:rPr>
              <w:tab/>
            </w:r>
            <w:r>
              <w:rPr>
                <w:noProof/>
                <w:webHidden/>
              </w:rPr>
              <w:fldChar w:fldCharType="begin"/>
            </w:r>
            <w:r>
              <w:rPr>
                <w:noProof/>
                <w:webHidden/>
              </w:rPr>
              <w:instrText xml:space="preserve"> PAGEREF _Toc206579006 \h </w:instrText>
            </w:r>
            <w:r>
              <w:rPr>
                <w:noProof/>
                <w:webHidden/>
              </w:rPr>
            </w:r>
            <w:r>
              <w:rPr>
                <w:noProof/>
                <w:webHidden/>
              </w:rPr>
              <w:fldChar w:fldCharType="separate"/>
            </w:r>
            <w:r>
              <w:rPr>
                <w:noProof/>
                <w:webHidden/>
              </w:rPr>
              <w:t>20</w:t>
            </w:r>
            <w:r>
              <w:rPr>
                <w:noProof/>
                <w:webHidden/>
              </w:rPr>
              <w:fldChar w:fldCharType="end"/>
            </w:r>
            <w:r w:rsidRPr="001F1175">
              <w:rPr>
                <w:rStyle w:val="Hyperlink"/>
                <w:rFonts w:eastAsiaTheme="majorEastAsia"/>
                <w:noProof/>
              </w:rPr>
              <w:fldChar w:fldCharType="end"/>
            </w:r>
          </w:ins>
        </w:p>
        <w:p w14:paraId="688E99EF" w14:textId="29C25525" w:rsidR="00244352" w:rsidRDefault="00244352">
          <w:pPr>
            <w:pStyle w:val="TOC2"/>
            <w:tabs>
              <w:tab w:val="right" w:leader="dot" w:pos="9395"/>
            </w:tabs>
            <w:rPr>
              <w:ins w:id="80" w:author="minh thư" w:date="2025-08-20T10:42:00Z" w16du:dateUtc="2025-08-20T03:42:00Z"/>
              <w:rFonts w:asciiTheme="minorHAnsi" w:eastAsiaTheme="minorEastAsia" w:hAnsiTheme="minorHAnsi" w:cstheme="minorBidi"/>
              <w:noProof/>
              <w:kern w:val="2"/>
              <w:sz w:val="24"/>
              <w:szCs w:val="24"/>
              <w14:ligatures w14:val="standardContextual"/>
            </w:rPr>
          </w:pPr>
          <w:ins w:id="8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"_Toc206579007"</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1. Nguồn bộ dữ liệu</w:t>
            </w:r>
            <w:r>
              <w:rPr>
                <w:noProof/>
                <w:webHidden/>
              </w:rPr>
              <w:tab/>
            </w:r>
            <w:r>
              <w:rPr>
                <w:noProof/>
                <w:webHidden/>
              </w:rPr>
              <w:fldChar w:fldCharType="begin"/>
            </w:r>
            <w:r>
              <w:rPr>
                <w:noProof/>
                <w:webHidden/>
              </w:rPr>
              <w:instrText xml:space="preserve"> PAGEREF _Toc206579007 \h </w:instrText>
            </w:r>
            <w:r>
              <w:rPr>
                <w:noProof/>
                <w:webHidden/>
              </w:rPr>
            </w:r>
            <w:r>
              <w:rPr>
                <w:noProof/>
                <w:webHidden/>
              </w:rPr>
              <w:fldChar w:fldCharType="separate"/>
            </w:r>
            <w:r>
              <w:rPr>
                <w:noProof/>
                <w:webHidden/>
              </w:rPr>
              <w:t>20</w:t>
            </w:r>
            <w:r>
              <w:rPr>
                <w:noProof/>
                <w:webHidden/>
              </w:rPr>
              <w:fldChar w:fldCharType="end"/>
            </w:r>
            <w:r w:rsidRPr="001F1175">
              <w:rPr>
                <w:rStyle w:val="Hyperlink"/>
                <w:rFonts w:eastAsiaTheme="majorEastAsia"/>
                <w:noProof/>
              </w:rPr>
              <w:fldChar w:fldCharType="end"/>
            </w:r>
          </w:ins>
        </w:p>
        <w:p w14:paraId="41B4534B" w14:textId="540C8406" w:rsidR="00244352" w:rsidRDefault="00244352">
          <w:pPr>
            <w:pStyle w:val="TOC2"/>
            <w:tabs>
              <w:tab w:val="right" w:leader="dot" w:pos="9395"/>
            </w:tabs>
            <w:rPr>
              <w:ins w:id="82" w:author="minh thư" w:date="2025-08-20T10:42:00Z" w16du:dateUtc="2025-08-20T03:42:00Z"/>
              <w:rFonts w:asciiTheme="minorHAnsi" w:eastAsiaTheme="minorEastAsia" w:hAnsiTheme="minorHAnsi" w:cstheme="minorBidi"/>
              <w:noProof/>
              <w:kern w:val="2"/>
              <w:sz w:val="24"/>
              <w:szCs w:val="24"/>
              <w14:ligatures w14:val="standardContextual"/>
            </w:rPr>
          </w:pPr>
          <w:ins w:id="83" w:author="minh thư" w:date="2025-08-20T10:42:00Z" w16du:dateUtc="2025-08-20T03:42:00Z">
            <w:r w:rsidRPr="001F1175">
              <w:rPr>
                <w:rStyle w:val="Hyperlink"/>
                <w:rFonts w:eastAsiaTheme="majorEastAsia"/>
                <w:noProof/>
              </w:rPr>
              <w:lastRenderedPageBreak/>
              <w:fldChar w:fldCharType="begin"/>
            </w:r>
            <w:r w:rsidRPr="001F1175">
              <w:rPr>
                <w:rStyle w:val="Hyperlink"/>
                <w:rFonts w:eastAsiaTheme="majorEastAsia"/>
                <w:noProof/>
              </w:rPr>
              <w:instrText xml:space="preserve"> </w:instrText>
            </w:r>
            <w:r>
              <w:rPr>
                <w:noProof/>
              </w:rPr>
              <w:instrText>HYPERLINK \l "_Toc206579008"</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2. Chuẩn bị dữ liệu</w:t>
            </w:r>
            <w:r>
              <w:rPr>
                <w:noProof/>
                <w:webHidden/>
              </w:rPr>
              <w:tab/>
            </w:r>
            <w:r>
              <w:rPr>
                <w:noProof/>
                <w:webHidden/>
              </w:rPr>
              <w:fldChar w:fldCharType="begin"/>
            </w:r>
            <w:r>
              <w:rPr>
                <w:noProof/>
                <w:webHidden/>
              </w:rPr>
              <w:instrText xml:space="preserve"> PAGEREF _Toc206579008 \h </w:instrText>
            </w:r>
            <w:r>
              <w:rPr>
                <w:noProof/>
                <w:webHidden/>
              </w:rPr>
            </w:r>
            <w:r>
              <w:rPr>
                <w:noProof/>
                <w:webHidden/>
              </w:rPr>
              <w:fldChar w:fldCharType="separate"/>
            </w:r>
            <w:r>
              <w:rPr>
                <w:noProof/>
                <w:webHidden/>
              </w:rPr>
              <w:t>20</w:t>
            </w:r>
            <w:r>
              <w:rPr>
                <w:noProof/>
                <w:webHidden/>
              </w:rPr>
              <w:fldChar w:fldCharType="end"/>
            </w:r>
            <w:r w:rsidRPr="001F1175">
              <w:rPr>
                <w:rStyle w:val="Hyperlink"/>
                <w:rFonts w:eastAsiaTheme="majorEastAsia"/>
                <w:noProof/>
              </w:rPr>
              <w:fldChar w:fldCharType="end"/>
            </w:r>
          </w:ins>
        </w:p>
        <w:p w14:paraId="3DEC4C8C" w14:textId="32B6DFC3" w:rsidR="00244352" w:rsidRDefault="00244352">
          <w:pPr>
            <w:pStyle w:val="TOC2"/>
            <w:tabs>
              <w:tab w:val="right" w:leader="dot" w:pos="9395"/>
            </w:tabs>
            <w:rPr>
              <w:ins w:id="84" w:author="minh thư" w:date="2025-08-20T10:42:00Z" w16du:dateUtc="2025-08-20T03:42:00Z"/>
              <w:rFonts w:asciiTheme="minorHAnsi" w:eastAsiaTheme="minorEastAsia" w:hAnsiTheme="minorHAnsi" w:cstheme="minorBidi"/>
              <w:noProof/>
              <w:kern w:val="2"/>
              <w:sz w:val="24"/>
              <w:szCs w:val="24"/>
              <w14:ligatures w14:val="standardContextual"/>
            </w:rPr>
          </w:pPr>
          <w:ins w:id="8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"_Toc206579009"</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noProof/>
                <w:lang w:val="vi-VN"/>
              </w:rPr>
              <w:t>3. Tiền xử lí dữ liệu</w:t>
            </w:r>
            <w:r>
              <w:rPr>
                <w:noProof/>
                <w:webHidden/>
              </w:rPr>
              <w:tab/>
            </w:r>
            <w:r>
              <w:rPr>
                <w:noProof/>
                <w:webHidden/>
              </w:rPr>
              <w:fldChar w:fldCharType="begin"/>
            </w:r>
            <w:r>
              <w:rPr>
                <w:noProof/>
                <w:webHidden/>
              </w:rPr>
              <w:instrText xml:space="preserve"> PAGEREF _Toc206579009 \h </w:instrText>
            </w:r>
            <w:r>
              <w:rPr>
                <w:noProof/>
                <w:webHidden/>
              </w:rPr>
            </w:r>
            <w:r>
              <w:rPr>
                <w:noProof/>
                <w:webHidden/>
              </w:rPr>
              <w:fldChar w:fldCharType="separate"/>
            </w:r>
            <w:r>
              <w:rPr>
                <w:noProof/>
                <w:webHidden/>
              </w:rPr>
              <w:t>21</w:t>
            </w:r>
            <w:r>
              <w:rPr>
                <w:noProof/>
                <w:webHidden/>
              </w:rPr>
              <w:fldChar w:fldCharType="end"/>
            </w:r>
            <w:r w:rsidRPr="001F1175">
              <w:rPr>
                <w:rStyle w:val="Hyperlink"/>
                <w:rFonts w:eastAsiaTheme="majorEastAsia"/>
                <w:noProof/>
              </w:rPr>
              <w:fldChar w:fldCharType="end"/>
            </w:r>
          </w:ins>
        </w:p>
        <w:p w14:paraId="2D416AB5" w14:textId="6D030980" w:rsidR="00244352" w:rsidRDefault="00244352">
          <w:pPr>
            <w:pStyle w:val="TOC2"/>
            <w:tabs>
              <w:tab w:val="right" w:leader="dot" w:pos="9395"/>
            </w:tabs>
            <w:rPr>
              <w:ins w:id="86" w:author="minh thư" w:date="2025-08-20T10:42:00Z" w16du:dateUtc="2025-08-20T03:42:00Z"/>
              <w:rFonts w:asciiTheme="minorHAnsi" w:eastAsiaTheme="minorEastAsia" w:hAnsiTheme="minorHAnsi" w:cstheme="minorBidi"/>
              <w:noProof/>
              <w:kern w:val="2"/>
              <w:sz w:val="24"/>
              <w:szCs w:val="24"/>
              <w14:ligatures w14:val="standardContextual"/>
            </w:rPr>
          </w:pPr>
          <w:ins w:id="8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"_Toc206579010"</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noProof/>
                <w:lang w:val="vi-VN"/>
              </w:rPr>
              <w:t>4. Phân tích xu hướng PM2.5 theo thời gian</w:t>
            </w:r>
            <w:r>
              <w:rPr>
                <w:noProof/>
                <w:webHidden/>
              </w:rPr>
              <w:tab/>
            </w:r>
            <w:r>
              <w:rPr>
                <w:noProof/>
                <w:webHidden/>
              </w:rPr>
              <w:fldChar w:fldCharType="begin"/>
            </w:r>
            <w:r>
              <w:rPr>
                <w:noProof/>
                <w:webHidden/>
              </w:rPr>
              <w:instrText xml:space="preserve"> PAGEREF _Toc206579010 \h </w:instrText>
            </w:r>
            <w:r>
              <w:rPr>
                <w:noProof/>
                <w:webHidden/>
              </w:rPr>
            </w:r>
            <w:r>
              <w:rPr>
                <w:noProof/>
                <w:webHidden/>
              </w:rPr>
              <w:fldChar w:fldCharType="separate"/>
            </w:r>
            <w:r>
              <w:rPr>
                <w:noProof/>
                <w:webHidden/>
              </w:rPr>
              <w:t>22</w:t>
            </w:r>
            <w:r>
              <w:rPr>
                <w:noProof/>
                <w:webHidden/>
              </w:rPr>
              <w:fldChar w:fldCharType="end"/>
            </w:r>
            <w:r w:rsidRPr="001F1175">
              <w:rPr>
                <w:rStyle w:val="Hyperlink"/>
                <w:rFonts w:eastAsiaTheme="majorEastAsia"/>
                <w:noProof/>
              </w:rPr>
              <w:fldChar w:fldCharType="end"/>
            </w:r>
          </w:ins>
        </w:p>
        <w:p w14:paraId="41A75F0C" w14:textId="48ADD265" w:rsidR="00244352" w:rsidRDefault="00244352">
          <w:pPr>
            <w:pStyle w:val="TOC2"/>
            <w:tabs>
              <w:tab w:val="right" w:leader="dot" w:pos="9395"/>
            </w:tabs>
            <w:rPr>
              <w:ins w:id="88" w:author="minh thư" w:date="2025-08-20T10:42:00Z" w16du:dateUtc="2025-08-20T03:42:00Z"/>
              <w:rFonts w:asciiTheme="minorHAnsi" w:eastAsiaTheme="minorEastAsia" w:hAnsiTheme="minorHAnsi" w:cstheme="minorBidi"/>
              <w:noProof/>
              <w:kern w:val="2"/>
              <w:sz w:val="24"/>
              <w:szCs w:val="24"/>
              <w14:ligatures w14:val="standardContextual"/>
            </w:rPr>
          </w:pPr>
          <w:ins w:id="8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"_Toc206579011"</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noProof/>
                <w:lang w:val="vi-VN"/>
              </w:rPr>
              <w:t>5. Dự đoán PM2.5 với Prophet</w:t>
            </w:r>
            <w:r>
              <w:rPr>
                <w:noProof/>
                <w:webHidden/>
              </w:rPr>
              <w:tab/>
            </w:r>
            <w:r>
              <w:rPr>
                <w:noProof/>
                <w:webHidden/>
              </w:rPr>
              <w:fldChar w:fldCharType="begin"/>
            </w:r>
            <w:r>
              <w:rPr>
                <w:noProof/>
                <w:webHidden/>
              </w:rPr>
              <w:instrText xml:space="preserve"> PAGEREF _Toc206579011 \h </w:instrText>
            </w:r>
            <w:r>
              <w:rPr>
                <w:noProof/>
                <w:webHidden/>
              </w:rPr>
            </w:r>
            <w:r>
              <w:rPr>
                <w:noProof/>
                <w:webHidden/>
              </w:rPr>
              <w:fldChar w:fldCharType="separate"/>
            </w:r>
            <w:r>
              <w:rPr>
                <w:noProof/>
                <w:webHidden/>
              </w:rPr>
              <w:t>24</w:t>
            </w:r>
            <w:r>
              <w:rPr>
                <w:noProof/>
                <w:webHidden/>
              </w:rPr>
              <w:fldChar w:fldCharType="end"/>
            </w:r>
            <w:r w:rsidRPr="001F1175">
              <w:rPr>
                <w:rStyle w:val="Hyperlink"/>
                <w:rFonts w:eastAsiaTheme="majorEastAsia"/>
                <w:noProof/>
              </w:rPr>
              <w:fldChar w:fldCharType="end"/>
            </w:r>
          </w:ins>
        </w:p>
        <w:p w14:paraId="4CF6192A" w14:textId="306DE79A" w:rsidR="00244352" w:rsidRDefault="00244352">
          <w:pPr>
            <w:pStyle w:val="TOC3"/>
            <w:tabs>
              <w:tab w:val="right" w:leader="dot" w:pos="9395"/>
            </w:tabs>
            <w:rPr>
              <w:ins w:id="90" w:author="minh thư" w:date="2025-08-20T10:42:00Z" w16du:dateUtc="2025-08-20T03:42:00Z"/>
              <w:rFonts w:asciiTheme="minorHAnsi" w:eastAsiaTheme="minorEastAsia" w:hAnsiTheme="minorHAnsi" w:cstheme="minorBidi"/>
              <w:noProof/>
              <w:kern w:val="2"/>
              <w:sz w:val="24"/>
              <w:szCs w:val="24"/>
              <w14:ligatures w14:val="standardContextual"/>
            </w:rPr>
          </w:pPr>
          <w:ins w:id="9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"_Toc206579012"</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5.1. Thiết lập mô hình Prophet</w:t>
            </w:r>
            <w:r>
              <w:rPr>
                <w:noProof/>
                <w:webHidden/>
              </w:rPr>
              <w:tab/>
            </w:r>
            <w:r>
              <w:rPr>
                <w:noProof/>
                <w:webHidden/>
              </w:rPr>
              <w:fldChar w:fldCharType="begin"/>
            </w:r>
            <w:r>
              <w:rPr>
                <w:noProof/>
                <w:webHidden/>
              </w:rPr>
              <w:instrText xml:space="preserve"> PAGEREF _Toc206579012 \h </w:instrText>
            </w:r>
            <w:r>
              <w:rPr>
                <w:noProof/>
                <w:webHidden/>
              </w:rPr>
            </w:r>
            <w:r>
              <w:rPr>
                <w:noProof/>
                <w:webHidden/>
              </w:rPr>
              <w:fldChar w:fldCharType="separate"/>
            </w:r>
            <w:r>
              <w:rPr>
                <w:noProof/>
                <w:webHidden/>
              </w:rPr>
              <w:t>24</w:t>
            </w:r>
            <w:r>
              <w:rPr>
                <w:noProof/>
                <w:webHidden/>
              </w:rPr>
              <w:fldChar w:fldCharType="end"/>
            </w:r>
            <w:r w:rsidRPr="001F1175">
              <w:rPr>
                <w:rStyle w:val="Hyperlink"/>
                <w:rFonts w:eastAsiaTheme="majorEastAsia"/>
                <w:noProof/>
              </w:rPr>
              <w:fldChar w:fldCharType="end"/>
            </w:r>
          </w:ins>
        </w:p>
        <w:p w14:paraId="183036E1" w14:textId="4E3B9433" w:rsidR="00244352" w:rsidRDefault="00244352">
          <w:pPr>
            <w:pStyle w:val="TOC3"/>
            <w:tabs>
              <w:tab w:val="right" w:leader="dot" w:pos="9395"/>
            </w:tabs>
            <w:rPr>
              <w:ins w:id="92" w:author="minh thư" w:date="2025-08-20T10:42:00Z" w16du:dateUtc="2025-08-20T03:42:00Z"/>
              <w:rFonts w:asciiTheme="minorHAnsi" w:eastAsiaTheme="minorEastAsia" w:hAnsiTheme="minorHAnsi" w:cstheme="minorBidi"/>
              <w:noProof/>
              <w:kern w:val="2"/>
              <w:sz w:val="24"/>
              <w:szCs w:val="24"/>
              <w14:ligatures w14:val="standardContextual"/>
            </w:rPr>
          </w:pPr>
          <w:ins w:id="9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"_Toc206579013"</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5.2. Kết quả dự báo</w:t>
            </w:r>
            <w:r>
              <w:rPr>
                <w:noProof/>
                <w:webHidden/>
              </w:rPr>
              <w:tab/>
            </w:r>
            <w:r>
              <w:rPr>
                <w:noProof/>
                <w:webHidden/>
              </w:rPr>
              <w:fldChar w:fldCharType="begin"/>
            </w:r>
            <w:r>
              <w:rPr>
                <w:noProof/>
                <w:webHidden/>
              </w:rPr>
              <w:instrText xml:space="preserve"> PAGEREF _Toc206579013 \h </w:instrText>
            </w:r>
            <w:r>
              <w:rPr>
                <w:noProof/>
                <w:webHidden/>
              </w:rPr>
            </w:r>
            <w:r>
              <w:rPr>
                <w:noProof/>
                <w:webHidden/>
              </w:rPr>
              <w:fldChar w:fldCharType="separate"/>
            </w:r>
            <w:r>
              <w:rPr>
                <w:noProof/>
                <w:webHidden/>
              </w:rPr>
              <w:t>25</w:t>
            </w:r>
            <w:r>
              <w:rPr>
                <w:noProof/>
                <w:webHidden/>
              </w:rPr>
              <w:fldChar w:fldCharType="end"/>
            </w:r>
            <w:r w:rsidRPr="001F1175">
              <w:rPr>
                <w:rStyle w:val="Hyperlink"/>
                <w:rFonts w:eastAsiaTheme="majorEastAsia"/>
                <w:noProof/>
              </w:rPr>
              <w:fldChar w:fldCharType="end"/>
            </w:r>
          </w:ins>
        </w:p>
        <w:p w14:paraId="0CB60851" w14:textId="54739D7B" w:rsidR="00244352" w:rsidRDefault="00244352">
          <w:pPr>
            <w:pStyle w:val="TOC3"/>
            <w:tabs>
              <w:tab w:val="right" w:leader="dot" w:pos="9395"/>
            </w:tabs>
            <w:rPr>
              <w:ins w:id="94" w:author="minh thư" w:date="2025-08-20T10:42:00Z" w16du:dateUtc="2025-08-20T03:42:00Z"/>
              <w:rFonts w:asciiTheme="minorHAnsi" w:eastAsiaTheme="minorEastAsia" w:hAnsiTheme="minorHAnsi" w:cstheme="minorBidi"/>
              <w:noProof/>
              <w:kern w:val="2"/>
              <w:sz w:val="24"/>
              <w:szCs w:val="24"/>
              <w14:ligatures w14:val="standardContextual"/>
            </w:rPr>
          </w:pPr>
          <w:ins w:id="9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"_Toc206579014"</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 xml:space="preserve">5.3. </w:t>
            </w:r>
            <w:r w:rsidRPr="001F1175">
              <w:rPr>
                <w:rStyle w:val="Hyperlink"/>
                <w:noProof/>
              </w:rPr>
              <w:t>So sánh Hà Nội – TP.HCM</w:t>
            </w:r>
            <w:r>
              <w:rPr>
                <w:noProof/>
                <w:webHidden/>
              </w:rPr>
              <w:tab/>
            </w:r>
            <w:r>
              <w:rPr>
                <w:noProof/>
                <w:webHidden/>
              </w:rPr>
              <w:fldChar w:fldCharType="begin"/>
            </w:r>
            <w:r>
              <w:rPr>
                <w:noProof/>
                <w:webHidden/>
              </w:rPr>
              <w:instrText xml:space="preserve"> PAGEREF _Toc206579014 \h </w:instrText>
            </w:r>
            <w:r>
              <w:rPr>
                <w:noProof/>
                <w:webHidden/>
              </w:rPr>
            </w:r>
            <w:r>
              <w:rPr>
                <w:noProof/>
                <w:webHidden/>
              </w:rPr>
              <w:fldChar w:fldCharType="separate"/>
            </w:r>
            <w:r>
              <w:rPr>
                <w:noProof/>
                <w:webHidden/>
              </w:rPr>
              <w:t>26</w:t>
            </w:r>
            <w:r>
              <w:rPr>
                <w:noProof/>
                <w:webHidden/>
              </w:rPr>
              <w:fldChar w:fldCharType="end"/>
            </w:r>
            <w:r w:rsidRPr="001F1175">
              <w:rPr>
                <w:rStyle w:val="Hyperlink"/>
                <w:rFonts w:eastAsiaTheme="majorEastAsia"/>
                <w:noProof/>
              </w:rPr>
              <w:fldChar w:fldCharType="end"/>
            </w:r>
          </w:ins>
        </w:p>
        <w:p w14:paraId="3E69D634" w14:textId="65BB0069" w:rsidR="00244352" w:rsidRDefault="00244352">
          <w:pPr>
            <w:pStyle w:val="TOC3"/>
            <w:tabs>
              <w:tab w:val="right" w:leader="dot" w:pos="9395"/>
            </w:tabs>
            <w:rPr>
              <w:ins w:id="96" w:author="minh thư" w:date="2025-08-20T10:42:00Z" w16du:dateUtc="2025-08-20T03:42:00Z"/>
              <w:rFonts w:asciiTheme="minorHAnsi" w:eastAsiaTheme="minorEastAsia" w:hAnsiTheme="minorHAnsi" w:cstheme="minorBidi"/>
              <w:noProof/>
              <w:kern w:val="2"/>
              <w:sz w:val="24"/>
              <w:szCs w:val="24"/>
              <w14:ligatures w14:val="standardContextual"/>
            </w:rPr>
          </w:pPr>
          <w:ins w:id="9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"_Toc206579015"</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5.4. Kết luận nhỏ</w:t>
            </w:r>
            <w:r>
              <w:rPr>
                <w:noProof/>
                <w:webHidden/>
              </w:rPr>
              <w:tab/>
            </w:r>
            <w:r>
              <w:rPr>
                <w:noProof/>
                <w:webHidden/>
              </w:rPr>
              <w:fldChar w:fldCharType="begin"/>
            </w:r>
            <w:r>
              <w:rPr>
                <w:noProof/>
                <w:webHidden/>
              </w:rPr>
              <w:instrText xml:space="preserve"> PAGEREF _Toc206579015 \h </w:instrText>
            </w:r>
            <w:r>
              <w:rPr>
                <w:noProof/>
                <w:webHidden/>
              </w:rPr>
            </w:r>
            <w:r>
              <w:rPr>
                <w:noProof/>
                <w:webHidden/>
              </w:rPr>
              <w:fldChar w:fldCharType="separate"/>
            </w:r>
            <w:r>
              <w:rPr>
                <w:noProof/>
                <w:webHidden/>
              </w:rPr>
              <w:t>26</w:t>
            </w:r>
            <w:r>
              <w:rPr>
                <w:noProof/>
                <w:webHidden/>
              </w:rPr>
              <w:fldChar w:fldCharType="end"/>
            </w:r>
            <w:r w:rsidRPr="001F1175">
              <w:rPr>
                <w:rStyle w:val="Hyperlink"/>
                <w:rFonts w:eastAsiaTheme="majorEastAsia"/>
                <w:noProof/>
              </w:rPr>
              <w:fldChar w:fldCharType="end"/>
            </w:r>
          </w:ins>
        </w:p>
        <w:p w14:paraId="7D4B6D5E" w14:textId="2659BE9C" w:rsidR="00244352" w:rsidRDefault="00244352">
          <w:pPr>
            <w:pStyle w:val="TOC2"/>
            <w:tabs>
              <w:tab w:val="right" w:leader="dot" w:pos="9395"/>
            </w:tabs>
            <w:rPr>
              <w:ins w:id="98" w:author="minh thư" w:date="2025-08-20T10:42:00Z" w16du:dateUtc="2025-08-20T03:42:00Z"/>
              <w:rFonts w:asciiTheme="minorHAnsi" w:eastAsiaTheme="minorEastAsia" w:hAnsiTheme="minorHAnsi" w:cstheme="minorBidi"/>
              <w:noProof/>
              <w:kern w:val="2"/>
              <w:sz w:val="24"/>
              <w:szCs w:val="24"/>
              <w14:ligatures w14:val="standardContextual"/>
            </w:rPr>
          </w:pPr>
          <w:ins w:id="9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"_Toc206579016"</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rPr>
              <w:t>6</w:t>
            </w:r>
            <w:r w:rsidRPr="001F1175">
              <w:rPr>
                <w:rStyle w:val="Hyperlink"/>
                <w:rFonts w:eastAsiaTheme="majorEastAsia"/>
                <w:b/>
                <w:bCs/>
                <w:noProof/>
                <w:lang w:val="vi-VN"/>
              </w:rPr>
              <w:t>. Gợi ý mở rộng</w:t>
            </w:r>
            <w:r>
              <w:rPr>
                <w:noProof/>
                <w:webHidden/>
              </w:rPr>
              <w:tab/>
            </w:r>
            <w:r>
              <w:rPr>
                <w:noProof/>
                <w:webHidden/>
              </w:rPr>
              <w:fldChar w:fldCharType="begin"/>
            </w:r>
            <w:r>
              <w:rPr>
                <w:noProof/>
                <w:webHidden/>
              </w:rPr>
              <w:instrText xml:space="preserve"> PAGEREF _Toc206579016 \h </w:instrText>
            </w:r>
            <w:r>
              <w:rPr>
                <w:noProof/>
                <w:webHidden/>
              </w:rPr>
            </w:r>
            <w:r>
              <w:rPr>
                <w:noProof/>
                <w:webHidden/>
              </w:rPr>
              <w:fldChar w:fldCharType="separate"/>
            </w:r>
            <w:r>
              <w:rPr>
                <w:noProof/>
                <w:webHidden/>
              </w:rPr>
              <w:t>27</w:t>
            </w:r>
            <w:r>
              <w:rPr>
                <w:noProof/>
                <w:webHidden/>
              </w:rPr>
              <w:fldChar w:fldCharType="end"/>
            </w:r>
            <w:r w:rsidRPr="001F1175">
              <w:rPr>
                <w:rStyle w:val="Hyperlink"/>
                <w:rFonts w:eastAsiaTheme="majorEastAsia"/>
                <w:noProof/>
              </w:rPr>
              <w:fldChar w:fldCharType="end"/>
            </w:r>
          </w:ins>
        </w:p>
        <w:p w14:paraId="51AF9F3E" w14:textId="7676C0B5" w:rsidR="00244352" w:rsidRDefault="00244352">
          <w:pPr>
            <w:pStyle w:val="TOC1"/>
            <w:tabs>
              <w:tab w:val="right" w:leader="dot" w:pos="9395"/>
            </w:tabs>
            <w:rPr>
              <w:ins w:id="100" w:author="minh thư" w:date="2025-08-20T10:42:00Z" w16du:dateUtc="2025-08-20T03:42:00Z"/>
              <w:rFonts w:asciiTheme="minorHAnsi" w:eastAsiaTheme="minorEastAsia" w:hAnsiTheme="minorHAnsi" w:cstheme="minorBidi"/>
              <w:noProof/>
              <w:kern w:val="2"/>
              <w:sz w:val="24"/>
              <w:szCs w:val="24"/>
              <w14:ligatures w14:val="standardContextual"/>
            </w:rPr>
          </w:pPr>
          <w:ins w:id="10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"_Toc206579017"</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CHƯƠNG 5</w:t>
            </w:r>
            <w:r w:rsidRPr="001F1175">
              <w:rPr>
                <w:rStyle w:val="Hyperlink"/>
                <w:rFonts w:eastAsiaTheme="majorEastAsia"/>
                <w:noProof/>
                <w:lang w:val="vi-VN"/>
              </w:rPr>
              <w:t>: KẾT LUẬN VÀ KIẾN NGHỊ</w:t>
            </w:r>
            <w:r>
              <w:rPr>
                <w:noProof/>
                <w:webHidden/>
              </w:rPr>
              <w:tab/>
            </w:r>
            <w:r>
              <w:rPr>
                <w:noProof/>
                <w:webHidden/>
              </w:rPr>
              <w:fldChar w:fldCharType="begin"/>
            </w:r>
            <w:r>
              <w:rPr>
                <w:noProof/>
                <w:webHidden/>
              </w:rPr>
              <w:instrText xml:space="preserve"> PAGEREF _Toc206579017 \h </w:instrText>
            </w:r>
            <w:r>
              <w:rPr>
                <w:noProof/>
                <w:webHidden/>
              </w:rPr>
            </w:r>
            <w:r>
              <w:rPr>
                <w:noProof/>
                <w:webHidden/>
              </w:rPr>
              <w:fldChar w:fldCharType="separate"/>
            </w:r>
            <w:r>
              <w:rPr>
                <w:noProof/>
                <w:webHidden/>
              </w:rPr>
              <w:t>28</w:t>
            </w:r>
            <w:r>
              <w:rPr>
                <w:noProof/>
                <w:webHidden/>
              </w:rPr>
              <w:fldChar w:fldCharType="end"/>
            </w:r>
            <w:r w:rsidRPr="001F1175">
              <w:rPr>
                <w:rStyle w:val="Hyperlink"/>
                <w:rFonts w:eastAsiaTheme="majorEastAsia"/>
                <w:noProof/>
              </w:rPr>
              <w:fldChar w:fldCharType="end"/>
            </w:r>
          </w:ins>
        </w:p>
        <w:p w14:paraId="597CDD2C" w14:textId="5D474125" w:rsidR="00244352" w:rsidRDefault="00244352">
          <w:pPr>
            <w:pStyle w:val="TOC2"/>
            <w:tabs>
              <w:tab w:val="right" w:leader="dot" w:pos="9395"/>
            </w:tabs>
            <w:rPr>
              <w:ins w:id="102" w:author="minh thư" w:date="2025-08-20T10:42:00Z" w16du:dateUtc="2025-08-20T03:42:00Z"/>
              <w:rFonts w:asciiTheme="minorHAnsi" w:eastAsiaTheme="minorEastAsia" w:hAnsiTheme="minorHAnsi" w:cstheme="minorBidi"/>
              <w:noProof/>
              <w:kern w:val="2"/>
              <w:sz w:val="24"/>
              <w:szCs w:val="24"/>
              <w14:ligatures w14:val="standardContextual"/>
            </w:rPr>
          </w:pPr>
          <w:ins w:id="10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"_Toc206579018"</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1. Kết luận</w:t>
            </w:r>
            <w:r>
              <w:rPr>
                <w:noProof/>
                <w:webHidden/>
              </w:rPr>
              <w:tab/>
            </w:r>
            <w:r>
              <w:rPr>
                <w:noProof/>
                <w:webHidden/>
              </w:rPr>
              <w:fldChar w:fldCharType="begin"/>
            </w:r>
            <w:r>
              <w:rPr>
                <w:noProof/>
                <w:webHidden/>
              </w:rPr>
              <w:instrText xml:space="preserve"> PAGEREF _Toc206579018 \h </w:instrText>
            </w:r>
            <w:r>
              <w:rPr>
                <w:noProof/>
                <w:webHidden/>
              </w:rPr>
            </w:r>
            <w:r>
              <w:rPr>
                <w:noProof/>
                <w:webHidden/>
              </w:rPr>
              <w:fldChar w:fldCharType="separate"/>
            </w:r>
            <w:r>
              <w:rPr>
                <w:noProof/>
                <w:webHidden/>
              </w:rPr>
              <w:t>28</w:t>
            </w:r>
            <w:r>
              <w:rPr>
                <w:noProof/>
                <w:webHidden/>
              </w:rPr>
              <w:fldChar w:fldCharType="end"/>
            </w:r>
            <w:r w:rsidRPr="001F1175">
              <w:rPr>
                <w:rStyle w:val="Hyperlink"/>
                <w:rFonts w:eastAsiaTheme="majorEastAsia"/>
                <w:noProof/>
              </w:rPr>
              <w:fldChar w:fldCharType="end"/>
            </w:r>
          </w:ins>
        </w:p>
        <w:p w14:paraId="263DBE0C" w14:textId="04C71DE8" w:rsidR="00244352" w:rsidRDefault="00244352">
          <w:pPr>
            <w:pStyle w:val="TOC2"/>
            <w:tabs>
              <w:tab w:val="right" w:leader="dot" w:pos="9395"/>
            </w:tabs>
            <w:rPr>
              <w:ins w:id="104" w:author="minh thư" w:date="2025-08-20T10:42:00Z" w16du:dateUtc="2025-08-20T03:42:00Z"/>
              <w:rFonts w:asciiTheme="minorHAnsi" w:eastAsiaTheme="minorEastAsia" w:hAnsiTheme="minorHAnsi" w:cstheme="minorBidi"/>
              <w:noProof/>
              <w:kern w:val="2"/>
              <w:sz w:val="24"/>
              <w:szCs w:val="24"/>
              <w14:ligatures w14:val="standardContextual"/>
            </w:rPr>
          </w:pPr>
          <w:ins w:id="10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"_Toc206579019"</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2. Ý nghĩa thực tiễn</w:t>
            </w:r>
            <w:r>
              <w:rPr>
                <w:noProof/>
                <w:webHidden/>
              </w:rPr>
              <w:tab/>
            </w:r>
            <w:r>
              <w:rPr>
                <w:noProof/>
                <w:webHidden/>
              </w:rPr>
              <w:fldChar w:fldCharType="begin"/>
            </w:r>
            <w:r>
              <w:rPr>
                <w:noProof/>
                <w:webHidden/>
              </w:rPr>
              <w:instrText xml:space="preserve"> PAGEREF _Toc206579019 \h </w:instrText>
            </w:r>
            <w:r>
              <w:rPr>
                <w:noProof/>
                <w:webHidden/>
              </w:rPr>
            </w:r>
            <w:r>
              <w:rPr>
                <w:noProof/>
                <w:webHidden/>
              </w:rPr>
              <w:fldChar w:fldCharType="separate"/>
            </w:r>
            <w:r>
              <w:rPr>
                <w:noProof/>
                <w:webHidden/>
              </w:rPr>
              <w:t>29</w:t>
            </w:r>
            <w:r>
              <w:rPr>
                <w:noProof/>
                <w:webHidden/>
              </w:rPr>
              <w:fldChar w:fldCharType="end"/>
            </w:r>
            <w:r w:rsidRPr="001F1175">
              <w:rPr>
                <w:rStyle w:val="Hyperlink"/>
                <w:rFonts w:eastAsiaTheme="majorEastAsia"/>
                <w:noProof/>
              </w:rPr>
              <w:fldChar w:fldCharType="end"/>
            </w:r>
          </w:ins>
        </w:p>
        <w:p w14:paraId="29B09CC4" w14:textId="6B7A7C84" w:rsidR="00244352" w:rsidRDefault="00244352">
          <w:pPr>
            <w:pStyle w:val="TOC2"/>
            <w:tabs>
              <w:tab w:val="right" w:leader="dot" w:pos="9395"/>
            </w:tabs>
            <w:rPr>
              <w:ins w:id="106" w:author="minh thư" w:date="2025-08-20T10:42:00Z" w16du:dateUtc="2025-08-20T03:42:00Z"/>
              <w:rFonts w:asciiTheme="minorHAnsi" w:eastAsiaTheme="minorEastAsia" w:hAnsiTheme="minorHAnsi" w:cstheme="minorBidi"/>
              <w:noProof/>
              <w:kern w:val="2"/>
              <w:sz w:val="24"/>
              <w:szCs w:val="24"/>
              <w14:ligatures w14:val="standardContextual"/>
            </w:rPr>
          </w:pPr>
          <w:ins w:id="10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"_Toc206579020"</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3. Hạn chế của nghiên cứu</w:t>
            </w:r>
            <w:r>
              <w:rPr>
                <w:noProof/>
                <w:webHidden/>
              </w:rPr>
              <w:tab/>
            </w:r>
            <w:r>
              <w:rPr>
                <w:noProof/>
                <w:webHidden/>
              </w:rPr>
              <w:fldChar w:fldCharType="begin"/>
            </w:r>
            <w:r>
              <w:rPr>
                <w:noProof/>
                <w:webHidden/>
              </w:rPr>
              <w:instrText xml:space="preserve"> PAGEREF _Toc206579020 \h </w:instrText>
            </w:r>
            <w:r>
              <w:rPr>
                <w:noProof/>
                <w:webHidden/>
              </w:rPr>
            </w:r>
            <w:r>
              <w:rPr>
                <w:noProof/>
                <w:webHidden/>
              </w:rPr>
              <w:fldChar w:fldCharType="separate"/>
            </w:r>
            <w:r>
              <w:rPr>
                <w:noProof/>
                <w:webHidden/>
              </w:rPr>
              <w:t>30</w:t>
            </w:r>
            <w:r>
              <w:rPr>
                <w:noProof/>
                <w:webHidden/>
              </w:rPr>
              <w:fldChar w:fldCharType="end"/>
            </w:r>
            <w:r w:rsidRPr="001F1175">
              <w:rPr>
                <w:rStyle w:val="Hyperlink"/>
                <w:rFonts w:eastAsiaTheme="majorEastAsia"/>
                <w:noProof/>
              </w:rPr>
              <w:fldChar w:fldCharType="end"/>
            </w:r>
          </w:ins>
        </w:p>
        <w:p w14:paraId="777ACCD6" w14:textId="26604B5B" w:rsidR="00244352" w:rsidRDefault="00244352">
          <w:pPr>
            <w:pStyle w:val="TOC2"/>
            <w:tabs>
              <w:tab w:val="right" w:leader="dot" w:pos="9395"/>
            </w:tabs>
            <w:rPr>
              <w:ins w:id="108" w:author="minh thư" w:date="2025-08-20T10:42:00Z" w16du:dateUtc="2025-08-20T03:42:00Z"/>
              <w:rFonts w:asciiTheme="minorHAnsi" w:eastAsiaTheme="minorEastAsia" w:hAnsiTheme="minorHAnsi" w:cstheme="minorBidi"/>
              <w:noProof/>
              <w:kern w:val="2"/>
              <w:sz w:val="24"/>
              <w:szCs w:val="24"/>
              <w14:ligatures w14:val="standardContextual"/>
            </w:rPr>
          </w:pPr>
          <w:ins w:id="10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"_Toc206579021"</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lang w:val="vi-VN"/>
              </w:rPr>
              <w:t>4. Kiến nghị</w:t>
            </w:r>
            <w:r>
              <w:rPr>
                <w:noProof/>
                <w:webHidden/>
              </w:rPr>
              <w:tab/>
            </w:r>
            <w:r>
              <w:rPr>
                <w:noProof/>
                <w:webHidden/>
              </w:rPr>
              <w:fldChar w:fldCharType="begin"/>
            </w:r>
            <w:r>
              <w:rPr>
                <w:noProof/>
                <w:webHidden/>
              </w:rPr>
              <w:instrText xml:space="preserve"> PAGEREF _Toc206579021 \h </w:instrText>
            </w:r>
            <w:r>
              <w:rPr>
                <w:noProof/>
                <w:webHidden/>
              </w:rPr>
            </w:r>
            <w:r>
              <w:rPr>
                <w:noProof/>
                <w:webHidden/>
              </w:rPr>
              <w:fldChar w:fldCharType="separate"/>
            </w:r>
            <w:r>
              <w:rPr>
                <w:noProof/>
                <w:webHidden/>
              </w:rPr>
              <w:t>30</w:t>
            </w:r>
            <w:r>
              <w:rPr>
                <w:noProof/>
                <w:webHidden/>
              </w:rPr>
              <w:fldChar w:fldCharType="end"/>
            </w:r>
            <w:r w:rsidRPr="001F1175">
              <w:rPr>
                <w:rStyle w:val="Hyperlink"/>
                <w:rFonts w:eastAsiaTheme="majorEastAsia"/>
                <w:noProof/>
              </w:rPr>
              <w:fldChar w:fldCharType="end"/>
            </w:r>
          </w:ins>
        </w:p>
        <w:p w14:paraId="3D113271" w14:textId="0BAF8C17" w:rsidR="00244352" w:rsidRDefault="00244352">
          <w:pPr>
            <w:pStyle w:val="TOC3"/>
            <w:tabs>
              <w:tab w:val="right" w:leader="dot" w:pos="9395"/>
            </w:tabs>
            <w:rPr>
              <w:ins w:id="110" w:author="minh thư" w:date="2025-08-20T10:42:00Z" w16du:dateUtc="2025-08-20T03:42:00Z"/>
              <w:rFonts w:asciiTheme="minorHAnsi" w:eastAsiaTheme="minorEastAsia" w:hAnsiTheme="minorHAnsi" w:cstheme="minorBidi"/>
              <w:noProof/>
              <w:kern w:val="2"/>
              <w:sz w:val="24"/>
              <w:szCs w:val="24"/>
              <w14:ligatures w14:val="standardContextual"/>
            </w:rPr>
          </w:pPr>
          <w:ins w:id="111"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"_Toc206579022"</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4.1. Đối với chính quyền</w:t>
            </w:r>
            <w:r>
              <w:rPr>
                <w:noProof/>
                <w:webHidden/>
              </w:rPr>
              <w:tab/>
            </w:r>
            <w:r>
              <w:rPr>
                <w:noProof/>
                <w:webHidden/>
              </w:rPr>
              <w:fldChar w:fldCharType="begin"/>
            </w:r>
            <w:r>
              <w:rPr>
                <w:noProof/>
                <w:webHidden/>
              </w:rPr>
              <w:instrText xml:space="preserve"> PAGEREF _Toc206579022 \h </w:instrText>
            </w:r>
            <w:r>
              <w:rPr>
                <w:noProof/>
                <w:webHidden/>
              </w:rPr>
            </w:r>
            <w:r>
              <w:rPr>
                <w:noProof/>
                <w:webHidden/>
              </w:rPr>
              <w:fldChar w:fldCharType="separate"/>
            </w:r>
            <w:r>
              <w:rPr>
                <w:noProof/>
                <w:webHidden/>
              </w:rPr>
              <w:t>30</w:t>
            </w:r>
            <w:r>
              <w:rPr>
                <w:noProof/>
                <w:webHidden/>
              </w:rPr>
              <w:fldChar w:fldCharType="end"/>
            </w:r>
            <w:r w:rsidRPr="001F1175">
              <w:rPr>
                <w:rStyle w:val="Hyperlink"/>
                <w:rFonts w:eastAsiaTheme="majorEastAsia"/>
                <w:noProof/>
              </w:rPr>
              <w:fldChar w:fldCharType="end"/>
            </w:r>
          </w:ins>
        </w:p>
        <w:p w14:paraId="57C8E6E6" w14:textId="1117F5C9" w:rsidR="00244352" w:rsidRDefault="00244352">
          <w:pPr>
            <w:pStyle w:val="TOC3"/>
            <w:tabs>
              <w:tab w:val="right" w:leader="dot" w:pos="9395"/>
            </w:tabs>
            <w:rPr>
              <w:ins w:id="112" w:author="minh thư" w:date="2025-08-20T10:42:00Z" w16du:dateUtc="2025-08-20T03:42:00Z"/>
              <w:rFonts w:asciiTheme="minorHAnsi" w:eastAsiaTheme="minorEastAsia" w:hAnsiTheme="minorHAnsi" w:cstheme="minorBidi"/>
              <w:noProof/>
              <w:kern w:val="2"/>
              <w:sz w:val="24"/>
              <w:szCs w:val="24"/>
              <w14:ligatures w14:val="standardContextual"/>
            </w:rPr>
          </w:pPr>
          <w:ins w:id="113"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"_Toc206579023"</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4.2. Đối với cộng đồng</w:t>
            </w:r>
            <w:r>
              <w:rPr>
                <w:noProof/>
                <w:webHidden/>
              </w:rPr>
              <w:tab/>
            </w:r>
            <w:r>
              <w:rPr>
                <w:noProof/>
                <w:webHidden/>
              </w:rPr>
              <w:fldChar w:fldCharType="begin"/>
            </w:r>
            <w:r>
              <w:rPr>
                <w:noProof/>
                <w:webHidden/>
              </w:rPr>
              <w:instrText xml:space="preserve"> PAGEREF _Toc206579023 \h </w:instrText>
            </w:r>
            <w:r>
              <w:rPr>
                <w:noProof/>
                <w:webHidden/>
              </w:rPr>
            </w:r>
            <w:r>
              <w:rPr>
                <w:noProof/>
                <w:webHidden/>
              </w:rPr>
              <w:fldChar w:fldCharType="separate"/>
            </w:r>
            <w:r>
              <w:rPr>
                <w:noProof/>
                <w:webHidden/>
              </w:rPr>
              <w:t>30</w:t>
            </w:r>
            <w:r>
              <w:rPr>
                <w:noProof/>
                <w:webHidden/>
              </w:rPr>
              <w:fldChar w:fldCharType="end"/>
            </w:r>
            <w:r w:rsidRPr="001F1175">
              <w:rPr>
                <w:rStyle w:val="Hyperlink"/>
                <w:rFonts w:eastAsiaTheme="majorEastAsia"/>
                <w:noProof/>
              </w:rPr>
              <w:fldChar w:fldCharType="end"/>
            </w:r>
          </w:ins>
        </w:p>
        <w:p w14:paraId="514EFB31" w14:textId="3E170374" w:rsidR="00244352" w:rsidRDefault="00244352">
          <w:pPr>
            <w:pStyle w:val="TOC3"/>
            <w:tabs>
              <w:tab w:val="right" w:leader="dot" w:pos="9395"/>
            </w:tabs>
            <w:rPr>
              <w:ins w:id="114" w:author="minh thư" w:date="2025-08-20T10:42:00Z" w16du:dateUtc="2025-08-20T03:42:00Z"/>
              <w:rFonts w:asciiTheme="minorHAnsi" w:eastAsiaTheme="minorEastAsia" w:hAnsiTheme="minorHAnsi" w:cstheme="minorBidi"/>
              <w:noProof/>
              <w:kern w:val="2"/>
              <w:sz w:val="24"/>
              <w:szCs w:val="24"/>
              <w14:ligatures w14:val="standardContextual"/>
            </w:rPr>
          </w:pPr>
          <w:ins w:id="115"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"_Toc206579024"</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4.3. Đối với hướng nghiên cứu tướng lai</w:t>
            </w:r>
            <w:r>
              <w:rPr>
                <w:noProof/>
                <w:webHidden/>
              </w:rPr>
              <w:tab/>
            </w:r>
            <w:r>
              <w:rPr>
                <w:noProof/>
                <w:webHidden/>
              </w:rPr>
              <w:fldChar w:fldCharType="begin"/>
            </w:r>
            <w:r>
              <w:rPr>
                <w:noProof/>
                <w:webHidden/>
              </w:rPr>
              <w:instrText xml:space="preserve"> PAGEREF _Toc206579024 \h </w:instrText>
            </w:r>
            <w:r>
              <w:rPr>
                <w:noProof/>
                <w:webHidden/>
              </w:rPr>
            </w:r>
            <w:r>
              <w:rPr>
                <w:noProof/>
                <w:webHidden/>
              </w:rPr>
              <w:fldChar w:fldCharType="separate"/>
            </w:r>
            <w:r>
              <w:rPr>
                <w:noProof/>
                <w:webHidden/>
              </w:rPr>
              <w:t>31</w:t>
            </w:r>
            <w:r>
              <w:rPr>
                <w:noProof/>
                <w:webHidden/>
              </w:rPr>
              <w:fldChar w:fldCharType="end"/>
            </w:r>
            <w:r w:rsidRPr="001F1175">
              <w:rPr>
                <w:rStyle w:val="Hyperlink"/>
                <w:rFonts w:eastAsiaTheme="majorEastAsia"/>
                <w:noProof/>
              </w:rPr>
              <w:fldChar w:fldCharType="end"/>
            </w:r>
          </w:ins>
        </w:p>
        <w:p w14:paraId="5E076762" w14:textId="69F0B31B" w:rsidR="00244352" w:rsidRDefault="00244352">
          <w:pPr>
            <w:pStyle w:val="TOC2"/>
            <w:tabs>
              <w:tab w:val="right" w:leader="dot" w:pos="9395"/>
            </w:tabs>
            <w:rPr>
              <w:ins w:id="116" w:author="minh thư" w:date="2025-08-20T10:42:00Z" w16du:dateUtc="2025-08-20T03:42:00Z"/>
              <w:rFonts w:asciiTheme="minorHAnsi" w:eastAsiaTheme="minorEastAsia" w:hAnsiTheme="minorHAnsi" w:cstheme="minorBidi"/>
              <w:noProof/>
              <w:kern w:val="2"/>
              <w:sz w:val="24"/>
              <w:szCs w:val="24"/>
              <w14:ligatures w14:val="standardContextual"/>
            </w:rPr>
          </w:pPr>
          <w:ins w:id="117"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"_Toc206579025"</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b/>
                <w:bCs/>
                <w:noProof/>
              </w:rPr>
              <w:t>5</w:t>
            </w:r>
            <w:r w:rsidRPr="001F1175">
              <w:rPr>
                <w:rStyle w:val="Hyperlink"/>
                <w:rFonts w:eastAsiaTheme="majorEastAsia"/>
                <w:b/>
                <w:bCs/>
                <w:noProof/>
                <w:lang w:val="vi-VN"/>
              </w:rPr>
              <w:t>. Tổng kết</w:t>
            </w:r>
            <w:r>
              <w:rPr>
                <w:noProof/>
                <w:webHidden/>
              </w:rPr>
              <w:tab/>
            </w:r>
            <w:r>
              <w:rPr>
                <w:noProof/>
                <w:webHidden/>
              </w:rPr>
              <w:fldChar w:fldCharType="begin"/>
            </w:r>
            <w:r>
              <w:rPr>
                <w:noProof/>
                <w:webHidden/>
              </w:rPr>
              <w:instrText xml:space="preserve"> PAGEREF _Toc206579025 \h </w:instrText>
            </w:r>
            <w:r>
              <w:rPr>
                <w:noProof/>
                <w:webHidden/>
              </w:rPr>
            </w:r>
            <w:r>
              <w:rPr>
                <w:noProof/>
                <w:webHidden/>
              </w:rPr>
              <w:fldChar w:fldCharType="separate"/>
            </w:r>
            <w:r>
              <w:rPr>
                <w:noProof/>
                <w:webHidden/>
              </w:rPr>
              <w:t>32</w:t>
            </w:r>
            <w:r>
              <w:rPr>
                <w:noProof/>
                <w:webHidden/>
              </w:rPr>
              <w:fldChar w:fldCharType="end"/>
            </w:r>
            <w:r w:rsidRPr="001F1175">
              <w:rPr>
                <w:rStyle w:val="Hyperlink"/>
                <w:rFonts w:eastAsiaTheme="majorEastAsia"/>
                <w:noProof/>
              </w:rPr>
              <w:fldChar w:fldCharType="end"/>
            </w:r>
          </w:ins>
        </w:p>
        <w:p w14:paraId="5D15F99C" w14:textId="65FC5957" w:rsidR="00244352" w:rsidRDefault="00244352">
          <w:pPr>
            <w:pStyle w:val="TOC1"/>
            <w:tabs>
              <w:tab w:val="right" w:leader="dot" w:pos="9395"/>
            </w:tabs>
            <w:rPr>
              <w:ins w:id="118" w:author="minh thư" w:date="2025-08-20T10:42:00Z" w16du:dateUtc="2025-08-20T03:42:00Z"/>
              <w:rFonts w:asciiTheme="minorHAnsi" w:eastAsiaTheme="minorEastAsia" w:hAnsiTheme="minorHAnsi" w:cstheme="minorBidi"/>
              <w:noProof/>
              <w:kern w:val="2"/>
              <w:sz w:val="24"/>
              <w:szCs w:val="24"/>
              <w14:ligatures w14:val="standardContextual"/>
            </w:rPr>
          </w:pPr>
          <w:ins w:id="119" w:author="minh thư" w:date="2025-08-20T10:42:00Z" w16du:dateUtc="2025-08-20T03:42:00Z">
            <w:r w:rsidRPr="001F1175">
              <w:rPr>
                <w:rStyle w:val="Hyperlink"/>
                <w:rFonts w:eastAsiaTheme="majorEastAsia"/>
                <w:noProof/>
              </w:rPr>
              <w:fldChar w:fldCharType="begin"/>
            </w:r>
            <w:r w:rsidRPr="001F1175">
              <w:rPr>
                <w:rStyle w:val="Hyperlink"/>
                <w:rFonts w:eastAsiaTheme="majorEastAsia"/>
                <w:noProof/>
              </w:rPr>
              <w:instrText xml:space="preserve"> </w:instrText>
            </w:r>
            <w:r>
              <w:rPr>
                <w:noProof/>
              </w:rPr>
              <w:instrText>HYPERLINK \l "_Toc206579026"</w:instrText>
            </w:r>
            <w:r w:rsidRPr="001F1175">
              <w:rPr>
                <w:rStyle w:val="Hyperlink"/>
                <w:rFonts w:eastAsiaTheme="majorEastAsia"/>
                <w:noProof/>
              </w:rPr>
              <w:instrText xml:space="preserve"> </w:instrText>
            </w:r>
            <w:r w:rsidRPr="001F1175">
              <w:rPr>
                <w:rStyle w:val="Hyperlink"/>
                <w:rFonts w:eastAsiaTheme="majorEastAsia"/>
                <w:noProof/>
              </w:rPr>
            </w:r>
            <w:r w:rsidRPr="001F1175">
              <w:rPr>
                <w:rStyle w:val="Hyperlink"/>
                <w:rFonts w:eastAsiaTheme="majorEastAsia"/>
                <w:noProof/>
              </w:rPr>
              <w:fldChar w:fldCharType="separate"/>
            </w:r>
            <w:r w:rsidRPr="001F1175">
              <w:rPr>
                <w:rStyle w:val="Hyperlink"/>
                <w:rFonts w:eastAsiaTheme="majorEastAsia"/>
                <w:noProof/>
              </w:rPr>
              <w:t>DANH MỤC TÀI LIỆU THAM KHẢO</w:t>
            </w:r>
            <w:r>
              <w:rPr>
                <w:noProof/>
                <w:webHidden/>
              </w:rPr>
              <w:tab/>
            </w:r>
            <w:r>
              <w:rPr>
                <w:noProof/>
                <w:webHidden/>
              </w:rPr>
              <w:fldChar w:fldCharType="begin"/>
            </w:r>
            <w:r>
              <w:rPr>
                <w:noProof/>
                <w:webHidden/>
              </w:rPr>
              <w:instrText xml:space="preserve"> PAGEREF _Toc206579026 \h </w:instrText>
            </w:r>
            <w:r>
              <w:rPr>
                <w:noProof/>
                <w:webHidden/>
              </w:rPr>
            </w:r>
            <w:r>
              <w:rPr>
                <w:noProof/>
                <w:webHidden/>
              </w:rPr>
              <w:fldChar w:fldCharType="separate"/>
            </w:r>
            <w:r>
              <w:rPr>
                <w:noProof/>
                <w:webHidden/>
              </w:rPr>
              <w:t>33</w:t>
            </w:r>
            <w:r>
              <w:rPr>
                <w:noProof/>
                <w:webHidden/>
              </w:rPr>
              <w:fldChar w:fldCharType="end"/>
            </w:r>
            <w:r w:rsidRPr="001F1175">
              <w:rPr>
                <w:rStyle w:val="Hyperlink"/>
                <w:rFonts w:eastAsiaTheme="majorEastAsia"/>
                <w:noProof/>
              </w:rPr>
              <w:fldChar w:fldCharType="end"/>
            </w:r>
          </w:ins>
        </w:p>
        <w:p w14:paraId="0FCA5361" w14:textId="2F15BBCD" w:rsidR="00FD137C" w:rsidDel="00FD137C" w:rsidRDefault="00FD137C">
          <w:pPr>
            <w:pStyle w:val="TOC1"/>
            <w:tabs>
              <w:tab w:val="right" w:leader="dot" w:pos="9395"/>
            </w:tabs>
            <w:rPr>
              <w:del w:id="120" w:author="minh thư" w:date="2025-08-19T18:37:00Z" w16du:dateUtc="2025-08-19T11:37:00Z"/>
              <w:rFonts w:asciiTheme="minorHAnsi" w:eastAsiaTheme="minorEastAsia" w:hAnsiTheme="minorHAnsi" w:cstheme="minorBidi"/>
              <w:noProof/>
              <w:kern w:val="2"/>
              <w:sz w:val="24"/>
              <w:szCs w:val="24"/>
              <w14:ligatures w14:val="standardContextual"/>
            </w:rPr>
          </w:pPr>
          <w:del w:id="121" w:author="minh thư" w:date="2025-08-19T18:36:00Z" w16du:dateUtc="2025-08-19T11:36:00Z">
            <w:r w:rsidRPr="00FD137C" w:rsidDel="00FD137C">
              <w:rPr>
                <w:rStyle w:val="Hyperlink"/>
                <w:rFonts w:eastAsiaTheme="majorEastAsia"/>
                <w:noProof/>
                <w:lang w:val="vi-VN"/>
              </w:rPr>
              <w:delText>CHƯƠNG 1.</w:delText>
            </w:r>
            <w:r w:rsidRPr="00FD137C" w:rsidDel="00FD137C">
              <w:rPr>
                <w:rStyle w:val="Hyperlink"/>
                <w:rFonts w:eastAsiaTheme="majorEastAsia"/>
                <w:noProof/>
              </w:rPr>
              <w:delText xml:space="preserve"> </w:delText>
            </w:r>
          </w:del>
          <w:del w:id="122" w:author="minh thư" w:date="2025-08-19T18:37:00Z" w16du:dateUtc="2025-08-19T11:37:00Z">
            <w:r w:rsidRPr="00FD137C" w:rsidDel="00FD137C">
              <w:rPr>
                <w:rStyle w:val="Hyperlink"/>
                <w:rFonts w:eastAsiaTheme="majorEastAsia"/>
                <w:noProof/>
              </w:rPr>
              <w:delText>LỜI MỞ</w:delText>
            </w:r>
            <w:r w:rsidRPr="00FD137C" w:rsidDel="00FD137C">
              <w:rPr>
                <w:rStyle w:val="Hyperlink"/>
                <w:rFonts w:eastAsiaTheme="majorEastAsia"/>
                <w:noProof/>
                <w:lang w:val="vi-VN"/>
              </w:rPr>
              <w:delText xml:space="preserve"> ĐẦU</w:delText>
            </w:r>
            <w:r w:rsidDel="00FD137C">
              <w:rPr>
                <w:noProof/>
                <w:webHidden/>
              </w:rPr>
              <w:tab/>
              <w:delText>1</w:delText>
            </w:r>
          </w:del>
        </w:p>
        <w:p w14:paraId="5FED7911" w14:textId="631BD756" w:rsidR="00FD137C" w:rsidDel="00FD137C" w:rsidRDefault="00FD137C" w:rsidP="00FD137C">
          <w:pPr>
            <w:pStyle w:val="TOC1"/>
            <w:tabs>
              <w:tab w:val="right" w:leader="dot" w:pos="9395"/>
            </w:tabs>
            <w:rPr>
              <w:del w:id="123" w:author="minh thư" w:date="2025-08-19T18:36:00Z" w16du:dateUtc="2025-08-19T11:36:00Z"/>
              <w:rFonts w:asciiTheme="minorHAnsi" w:eastAsiaTheme="minorEastAsia" w:hAnsiTheme="minorHAnsi" w:cstheme="minorBidi"/>
              <w:noProof/>
              <w:kern w:val="2"/>
              <w:sz w:val="24"/>
              <w:szCs w:val="24"/>
              <w14:ligatures w14:val="standardContextual"/>
            </w:rPr>
          </w:pPr>
          <w:del w:id="124" w:author="minh thư" w:date="2025-08-19T18:36:00Z" w16du:dateUtc="2025-08-19T11:36:00Z">
            <w:r w:rsidRPr="00FD137C" w:rsidDel="00FD137C">
              <w:rPr>
                <w:rStyle w:val="Hyperlink"/>
                <w:rFonts w:eastAsiaTheme="majorEastAsia"/>
                <w:noProof/>
                <w:lang w:val="vi-VN"/>
              </w:rPr>
              <w:delText>CHƯƠNG 2.</w:delText>
            </w:r>
          </w:del>
          <w:del w:id="125" w:author="minh thư" w:date="2025-08-19T18:37:00Z" w16du:dateUtc="2025-08-19T11:37:00Z">
            <w:r w:rsidRPr="00FD137C" w:rsidDel="00FD137C">
              <w:rPr>
                <w:rStyle w:val="Hyperlink"/>
                <w:rFonts w:eastAsiaTheme="majorEastAsia"/>
                <w:noProof/>
              </w:rPr>
              <w:delText xml:space="preserve"> LỜI CẢM ƠN</w:delText>
            </w:r>
            <w:r w:rsidDel="00FD137C">
              <w:rPr>
                <w:noProof/>
                <w:webHidden/>
              </w:rPr>
              <w:tab/>
              <w:delText>2</w:delText>
            </w:r>
          </w:del>
        </w:p>
        <w:p w14:paraId="344A704C" w14:textId="50660EBD" w:rsidR="00FD137C" w:rsidDel="00FD137C" w:rsidRDefault="00FD137C" w:rsidP="00FD137C">
          <w:pPr>
            <w:pStyle w:val="TOC1"/>
            <w:tabs>
              <w:tab w:val="right" w:leader="dot" w:pos="9395"/>
            </w:tabs>
            <w:rPr>
              <w:del w:id="126" w:author="minh thư" w:date="2025-08-19T18:37:00Z" w16du:dateUtc="2025-08-19T11:37:00Z"/>
              <w:rFonts w:asciiTheme="minorHAnsi" w:eastAsiaTheme="minorEastAsia" w:hAnsiTheme="minorHAnsi" w:cstheme="minorBidi"/>
              <w:noProof/>
              <w:kern w:val="2"/>
              <w:sz w:val="24"/>
              <w:szCs w:val="24"/>
              <w14:ligatures w14:val="standardContextual"/>
            </w:rPr>
          </w:pPr>
          <w:del w:id="127" w:author="minh thư" w:date="2025-08-19T18:36:00Z" w16du:dateUtc="2025-08-19T11:36:00Z">
            <w:r w:rsidRPr="00FD137C" w:rsidDel="00FD137C">
              <w:rPr>
                <w:rStyle w:val="Hyperlink"/>
                <w:rFonts w:eastAsiaTheme="majorEastAsia"/>
                <w:noProof/>
              </w:rPr>
              <w:delText>CHƯƠNG 3.</w:delText>
            </w:r>
            <w:r w:rsidDel="00FD137C">
              <w:rPr>
                <w:noProof/>
                <w:webHidden/>
              </w:rPr>
              <w:tab/>
              <w:delText>4</w:delText>
            </w:r>
          </w:del>
        </w:p>
        <w:p w14:paraId="26C2D566" w14:textId="22FBEDD2" w:rsidR="00FD137C" w:rsidDel="00FD137C" w:rsidRDefault="00FD137C">
          <w:pPr>
            <w:pStyle w:val="TOC1"/>
            <w:tabs>
              <w:tab w:val="right" w:leader="dot" w:pos="9395"/>
            </w:tabs>
            <w:rPr>
              <w:del w:id="128" w:author="minh thư" w:date="2025-08-19T18:37:00Z" w16du:dateUtc="2025-08-19T11:37:00Z"/>
              <w:rFonts w:asciiTheme="minorHAnsi" w:eastAsiaTheme="minorEastAsia" w:hAnsiTheme="minorHAnsi" w:cstheme="minorBidi"/>
              <w:noProof/>
              <w:kern w:val="2"/>
              <w:sz w:val="24"/>
              <w:szCs w:val="24"/>
              <w14:ligatures w14:val="standardContextual"/>
            </w:rPr>
          </w:pPr>
          <w:del w:id="129" w:author="minh thư" w:date="2025-08-19T18:36:00Z" w16du:dateUtc="2025-08-19T11:36:00Z">
            <w:r w:rsidRPr="00FD137C" w:rsidDel="00FD137C">
              <w:rPr>
                <w:rStyle w:val="Hyperlink"/>
                <w:rFonts w:eastAsiaTheme="majorEastAsia"/>
                <w:noProof/>
              </w:rPr>
              <w:delText xml:space="preserve">CHƯƠNG 4. </w:delText>
            </w:r>
          </w:del>
          <w:del w:id="130" w:author="minh thư" w:date="2025-08-19T18:37:00Z" w16du:dateUtc="2025-08-19T11:37:00Z">
            <w:r w:rsidRPr="00FD137C" w:rsidDel="00FD137C">
              <w:rPr>
                <w:rStyle w:val="Hyperlink"/>
                <w:rFonts w:eastAsiaTheme="majorEastAsia"/>
                <w:noProof/>
              </w:rPr>
              <w:delText>MỤC LỤC</w:delText>
            </w:r>
            <w:r w:rsidDel="00FD137C">
              <w:rPr>
                <w:noProof/>
                <w:webHidden/>
              </w:rPr>
              <w:tab/>
              <w:delText>4</w:delText>
            </w:r>
          </w:del>
        </w:p>
        <w:p w14:paraId="1B816FF7" w14:textId="15C8E0B5" w:rsidR="00FD137C" w:rsidDel="00FD137C" w:rsidRDefault="00FD137C">
          <w:pPr>
            <w:pStyle w:val="TOC1"/>
            <w:tabs>
              <w:tab w:val="right" w:leader="dot" w:pos="9395"/>
            </w:tabs>
            <w:rPr>
              <w:del w:id="131" w:author="minh thư" w:date="2025-08-19T18:37:00Z" w16du:dateUtc="2025-08-19T11:37:00Z"/>
              <w:rFonts w:asciiTheme="minorHAnsi" w:eastAsiaTheme="minorEastAsia" w:hAnsiTheme="minorHAnsi" w:cstheme="minorBidi"/>
              <w:noProof/>
              <w:kern w:val="2"/>
              <w:sz w:val="24"/>
              <w:szCs w:val="24"/>
              <w14:ligatures w14:val="standardContextual"/>
            </w:rPr>
          </w:pPr>
          <w:del w:id="132" w:author="minh thư" w:date="2025-08-19T18:37:00Z" w16du:dateUtc="2025-08-19T11:37:00Z">
            <w:r w:rsidRPr="00FD137C" w:rsidDel="00FD137C">
              <w:rPr>
                <w:rStyle w:val="Hyperlink"/>
                <w:rFonts w:eastAsiaTheme="majorEastAsia"/>
                <w:noProof/>
              </w:rPr>
              <w:delText>CHƯƠNG 5. DANH MỤC HÌNH</w:delText>
            </w:r>
            <w:r w:rsidDel="00FD137C">
              <w:rPr>
                <w:noProof/>
                <w:webHidden/>
              </w:rPr>
              <w:tab/>
              <w:delText>5</w:delText>
            </w:r>
          </w:del>
        </w:p>
        <w:p w14:paraId="4FB11C43" w14:textId="3C2F0479" w:rsidR="00FD137C" w:rsidDel="00FD137C" w:rsidRDefault="00FD137C">
          <w:pPr>
            <w:pStyle w:val="TOC1"/>
            <w:tabs>
              <w:tab w:val="right" w:leader="dot" w:pos="9395"/>
            </w:tabs>
            <w:rPr>
              <w:del w:id="133" w:author="minh thư" w:date="2025-08-19T18:37:00Z" w16du:dateUtc="2025-08-19T11:37:00Z"/>
              <w:rFonts w:asciiTheme="minorHAnsi" w:eastAsiaTheme="minorEastAsia" w:hAnsiTheme="minorHAnsi" w:cstheme="minorBidi"/>
              <w:noProof/>
              <w:kern w:val="2"/>
              <w:sz w:val="24"/>
              <w:szCs w:val="24"/>
              <w14:ligatures w14:val="standardContextual"/>
            </w:rPr>
          </w:pPr>
          <w:del w:id="134" w:author="minh thư" w:date="2025-08-19T18:37:00Z" w16du:dateUtc="2025-08-19T11:37:00Z">
            <w:r w:rsidRPr="00FD137C" w:rsidDel="00FD137C">
              <w:rPr>
                <w:rStyle w:val="Hyperlink"/>
                <w:rFonts w:eastAsiaTheme="majorEastAsia"/>
                <w:noProof/>
                <w:lang w:val="vi-VN"/>
              </w:rPr>
              <w:delText>CHƯƠNG 6.</w:delText>
            </w:r>
            <w:r w:rsidDel="00FD137C">
              <w:rPr>
                <w:noProof/>
                <w:webHidden/>
              </w:rPr>
              <w:tab/>
              <w:delText>8</w:delText>
            </w:r>
          </w:del>
        </w:p>
        <w:p w14:paraId="589625C2" w14:textId="04CFD119" w:rsidR="00FD137C" w:rsidDel="00FD137C" w:rsidRDefault="00FD137C">
          <w:pPr>
            <w:pStyle w:val="TOC1"/>
            <w:tabs>
              <w:tab w:val="right" w:leader="dot" w:pos="9395"/>
            </w:tabs>
            <w:rPr>
              <w:del w:id="135" w:author="minh thư" w:date="2025-08-19T18:37:00Z" w16du:dateUtc="2025-08-19T11:37:00Z"/>
              <w:rFonts w:asciiTheme="minorHAnsi" w:eastAsiaTheme="minorEastAsia" w:hAnsiTheme="minorHAnsi" w:cstheme="minorBidi"/>
              <w:noProof/>
              <w:kern w:val="2"/>
              <w:sz w:val="24"/>
              <w:szCs w:val="24"/>
              <w14:ligatures w14:val="standardContextual"/>
            </w:rPr>
          </w:pPr>
          <w:del w:id="136" w:author="minh thư" w:date="2025-08-19T18:37:00Z" w16du:dateUtc="2025-08-19T11:37:00Z">
            <w:r w:rsidRPr="00FD137C" w:rsidDel="00FD137C">
              <w:rPr>
                <w:rStyle w:val="Hyperlink"/>
                <w:rFonts w:eastAsiaTheme="majorEastAsia"/>
                <w:noProof/>
                <w:lang w:val="vi-VN"/>
              </w:rPr>
              <w:delText>CHƯƠNG 7.</w:delText>
            </w:r>
            <w:r w:rsidRPr="00FD137C" w:rsidDel="00FD137C">
              <w:rPr>
                <w:rStyle w:val="Hyperlink"/>
                <w:rFonts w:eastAsiaTheme="majorEastAsia"/>
                <w:noProof/>
              </w:rPr>
              <w:delText xml:space="preserve"> CHƯƠNG 1 </w:delText>
            </w:r>
            <w:r w:rsidRPr="00FD137C" w:rsidDel="00FD137C">
              <w:rPr>
                <w:rStyle w:val="Hyperlink"/>
                <w:rFonts w:eastAsiaTheme="majorEastAsia"/>
                <w:noProof/>
                <w:lang w:val="vi-VN"/>
              </w:rPr>
              <w:delText>: TỔNG QUAN ĐỀ TÀI</w:delText>
            </w:r>
            <w:r w:rsidDel="00FD137C">
              <w:rPr>
                <w:noProof/>
                <w:webHidden/>
              </w:rPr>
              <w:tab/>
              <w:delText>8</w:delText>
            </w:r>
          </w:del>
        </w:p>
        <w:p w14:paraId="13336124" w14:textId="77CA3C19" w:rsidR="00FD137C" w:rsidDel="00FD137C" w:rsidRDefault="00FD137C">
          <w:pPr>
            <w:pStyle w:val="TOC2"/>
            <w:tabs>
              <w:tab w:val="right" w:leader="dot" w:pos="9395"/>
            </w:tabs>
            <w:rPr>
              <w:del w:id="137" w:author="minh thư" w:date="2025-08-19T18:37:00Z" w16du:dateUtc="2025-08-19T11:37:00Z"/>
              <w:noProof/>
            </w:rPr>
          </w:pPr>
          <w:del w:id="138" w:author="minh thư" w:date="2025-08-19T18:37:00Z" w16du:dateUtc="2025-08-19T11:37:00Z">
            <w:r w:rsidRPr="00FD137C" w:rsidDel="00FD137C">
              <w:rPr>
                <w:rStyle w:val="Hyperlink"/>
                <w:rFonts w:eastAsiaTheme="majorEastAsia"/>
                <w:noProof/>
                <w:lang w:val="vi-VN"/>
              </w:rPr>
              <w:delText>1. Lí do chọn đề tài</w:delText>
            </w:r>
            <w:r w:rsidDel="00FD137C">
              <w:rPr>
                <w:noProof/>
                <w:webHidden/>
              </w:rPr>
              <w:tab/>
              <w:delText>8</w:delText>
            </w:r>
          </w:del>
        </w:p>
        <w:p w14:paraId="35225781" w14:textId="3E4F6404" w:rsidR="00FD137C" w:rsidDel="00FD137C" w:rsidRDefault="00FD137C">
          <w:pPr>
            <w:pStyle w:val="TOC2"/>
            <w:tabs>
              <w:tab w:val="right" w:leader="dot" w:pos="9395"/>
            </w:tabs>
            <w:rPr>
              <w:del w:id="139" w:author="minh thư" w:date="2025-08-19T18:37:00Z" w16du:dateUtc="2025-08-19T11:37:00Z"/>
              <w:noProof/>
            </w:rPr>
          </w:pPr>
          <w:del w:id="140" w:author="minh thư" w:date="2025-08-19T18:37:00Z" w16du:dateUtc="2025-08-19T11:37:00Z">
            <w:r w:rsidRPr="00FD137C" w:rsidDel="00FD137C">
              <w:rPr>
                <w:rStyle w:val="Hyperlink"/>
                <w:rFonts w:eastAsiaTheme="majorEastAsia"/>
                <w:noProof/>
                <w:lang w:val="vi-VN"/>
              </w:rPr>
              <w:delText>2.Mục tiêu nghiên cứu</w:delText>
            </w:r>
            <w:r w:rsidDel="00FD137C">
              <w:rPr>
                <w:noProof/>
                <w:webHidden/>
              </w:rPr>
              <w:tab/>
              <w:delText>9</w:delText>
            </w:r>
          </w:del>
        </w:p>
        <w:p w14:paraId="0183B6E6" w14:textId="2912659A" w:rsidR="00FD137C" w:rsidDel="00FD137C" w:rsidRDefault="00FD137C">
          <w:pPr>
            <w:pStyle w:val="TOC2"/>
            <w:tabs>
              <w:tab w:val="right" w:leader="dot" w:pos="9395"/>
            </w:tabs>
            <w:rPr>
              <w:del w:id="141" w:author="minh thư" w:date="2025-08-19T18:37:00Z" w16du:dateUtc="2025-08-19T11:37:00Z"/>
              <w:noProof/>
            </w:rPr>
          </w:pPr>
          <w:del w:id="142" w:author="minh thư" w:date="2025-08-19T18:37:00Z" w16du:dateUtc="2025-08-19T11:37:00Z">
            <w:r w:rsidRPr="00FD137C" w:rsidDel="00FD137C">
              <w:rPr>
                <w:rStyle w:val="Hyperlink"/>
                <w:rFonts w:eastAsiaTheme="majorEastAsia"/>
                <w:noProof/>
                <w:lang w:val="vi-VN"/>
              </w:rPr>
              <w:delText>3 Đối tượng và phạm vi nghiên cứu</w:delText>
            </w:r>
            <w:r w:rsidDel="00FD137C">
              <w:rPr>
                <w:noProof/>
                <w:webHidden/>
              </w:rPr>
              <w:tab/>
              <w:delText>10</w:delText>
            </w:r>
          </w:del>
        </w:p>
        <w:p w14:paraId="350C5086" w14:textId="07A45505" w:rsidR="00FD137C" w:rsidDel="00FD137C" w:rsidRDefault="00FD137C">
          <w:pPr>
            <w:pStyle w:val="TOC2"/>
            <w:tabs>
              <w:tab w:val="right" w:leader="dot" w:pos="9395"/>
            </w:tabs>
            <w:rPr>
              <w:del w:id="143" w:author="minh thư" w:date="2025-08-19T18:37:00Z" w16du:dateUtc="2025-08-19T11:37:00Z"/>
              <w:noProof/>
            </w:rPr>
          </w:pPr>
          <w:del w:id="144" w:author="minh thư" w:date="2025-08-19T18:37:00Z" w16du:dateUtc="2025-08-19T11:37:00Z">
            <w:r w:rsidRPr="00FD137C" w:rsidDel="00FD137C">
              <w:rPr>
                <w:rStyle w:val="Hyperlink"/>
                <w:rFonts w:eastAsiaTheme="majorEastAsia"/>
                <w:noProof/>
                <w:lang w:val="vi-VN"/>
              </w:rPr>
              <w:delText>4 Phương pháp nghiên cứu</w:delText>
            </w:r>
            <w:r w:rsidDel="00FD137C">
              <w:rPr>
                <w:noProof/>
                <w:webHidden/>
              </w:rPr>
              <w:tab/>
              <w:delText>10</w:delText>
            </w:r>
          </w:del>
        </w:p>
        <w:p w14:paraId="3479FCA6" w14:textId="34F0EA1E" w:rsidR="00FD137C" w:rsidDel="00FD137C" w:rsidRDefault="00FD137C">
          <w:pPr>
            <w:pStyle w:val="TOC2"/>
            <w:tabs>
              <w:tab w:val="right" w:leader="dot" w:pos="9395"/>
            </w:tabs>
            <w:rPr>
              <w:del w:id="145" w:author="minh thư" w:date="2025-08-19T18:37:00Z" w16du:dateUtc="2025-08-19T11:37:00Z"/>
              <w:noProof/>
            </w:rPr>
          </w:pPr>
          <w:del w:id="146" w:author="minh thư" w:date="2025-08-19T18:37:00Z" w16du:dateUtc="2025-08-19T11:37:00Z">
            <w:r w:rsidRPr="00FD137C" w:rsidDel="00FD137C">
              <w:rPr>
                <w:rStyle w:val="Hyperlink"/>
                <w:rFonts w:eastAsiaTheme="majorEastAsia"/>
                <w:noProof/>
                <w:lang w:val="vi-VN"/>
              </w:rPr>
              <w:delText>5.Ý nghĩa thực tiễn của đề tài</w:delText>
            </w:r>
            <w:r w:rsidDel="00FD137C">
              <w:rPr>
                <w:noProof/>
                <w:webHidden/>
              </w:rPr>
              <w:tab/>
              <w:delText>11</w:delText>
            </w:r>
          </w:del>
        </w:p>
        <w:p w14:paraId="46DE34B9" w14:textId="394A8938" w:rsidR="00FD137C" w:rsidDel="00FD137C" w:rsidRDefault="00FD137C">
          <w:pPr>
            <w:pStyle w:val="TOC1"/>
            <w:tabs>
              <w:tab w:val="right" w:leader="dot" w:pos="9395"/>
            </w:tabs>
            <w:rPr>
              <w:del w:id="147" w:author="minh thư" w:date="2025-08-19T18:37:00Z" w16du:dateUtc="2025-08-19T11:37:00Z"/>
              <w:rFonts w:asciiTheme="minorHAnsi" w:eastAsiaTheme="minorEastAsia" w:hAnsiTheme="minorHAnsi" w:cstheme="minorBidi"/>
              <w:noProof/>
              <w:kern w:val="2"/>
              <w:sz w:val="24"/>
              <w:szCs w:val="24"/>
              <w14:ligatures w14:val="standardContextual"/>
            </w:rPr>
          </w:pPr>
          <w:del w:id="148" w:author="minh thư" w:date="2025-08-19T18:37:00Z" w16du:dateUtc="2025-08-19T11:37:00Z">
            <w:r w:rsidRPr="00FD137C" w:rsidDel="00FD137C">
              <w:rPr>
                <w:rStyle w:val="Hyperlink"/>
                <w:rFonts w:eastAsiaTheme="majorEastAsia"/>
                <w:noProof/>
                <w:lang w:val="vi-VN"/>
              </w:rPr>
              <w:delText>CHƯƠNG 8.</w:delText>
            </w:r>
            <w:r w:rsidRPr="00FD137C" w:rsidDel="00FD137C">
              <w:rPr>
                <w:rStyle w:val="Hyperlink"/>
                <w:rFonts w:eastAsiaTheme="majorEastAsia"/>
                <w:noProof/>
              </w:rPr>
              <w:delText xml:space="preserve"> CHƯƠNG 2 </w:delText>
            </w:r>
            <w:r w:rsidRPr="00FD137C" w:rsidDel="00FD137C">
              <w:rPr>
                <w:rStyle w:val="Hyperlink"/>
                <w:rFonts w:eastAsiaTheme="majorEastAsia"/>
                <w:noProof/>
                <w:lang w:val="vi-VN"/>
              </w:rPr>
              <w:delText xml:space="preserve">: </w:delText>
            </w:r>
            <w:r w:rsidRPr="00FD137C" w:rsidDel="00FD137C">
              <w:rPr>
                <w:rStyle w:val="Hyperlink"/>
                <w:rFonts w:eastAsiaTheme="majorEastAsia"/>
                <w:noProof/>
              </w:rPr>
              <w:delText>CƠ</w:delText>
            </w:r>
            <w:r w:rsidRPr="00FD137C" w:rsidDel="00FD137C">
              <w:rPr>
                <w:rStyle w:val="Hyperlink"/>
                <w:rFonts w:eastAsiaTheme="majorEastAsia"/>
                <w:noProof/>
                <w:lang w:val="vi-VN"/>
              </w:rPr>
              <w:delText xml:space="preserve"> SỞ LÝ THUYẾT</w:delText>
            </w:r>
            <w:r w:rsidDel="00FD137C">
              <w:rPr>
                <w:noProof/>
                <w:webHidden/>
              </w:rPr>
              <w:tab/>
              <w:delText>12</w:delText>
            </w:r>
          </w:del>
        </w:p>
        <w:p w14:paraId="5599792E" w14:textId="3ED32DA1" w:rsidR="00FD137C" w:rsidDel="00FD137C" w:rsidRDefault="00FD137C">
          <w:pPr>
            <w:pStyle w:val="TOC2"/>
            <w:tabs>
              <w:tab w:val="right" w:leader="dot" w:pos="9395"/>
            </w:tabs>
            <w:rPr>
              <w:del w:id="149" w:author="minh thư" w:date="2025-08-19T18:37:00Z" w16du:dateUtc="2025-08-19T11:37:00Z"/>
              <w:noProof/>
            </w:rPr>
          </w:pPr>
          <w:del w:id="150" w:author="minh thư" w:date="2025-08-19T18:37:00Z" w16du:dateUtc="2025-08-19T11:37:00Z">
            <w:r w:rsidRPr="00FD137C" w:rsidDel="00FD137C">
              <w:rPr>
                <w:rStyle w:val="Hyperlink"/>
                <w:rFonts w:eastAsiaTheme="majorEastAsia"/>
                <w:noProof/>
                <w:lang w:val="vi-VN"/>
              </w:rPr>
              <w:delText>1. Khái niệm về chất lượng không khí</w:delText>
            </w:r>
            <w:r w:rsidDel="00FD137C">
              <w:rPr>
                <w:noProof/>
                <w:webHidden/>
              </w:rPr>
              <w:tab/>
              <w:delText>12</w:delText>
            </w:r>
          </w:del>
        </w:p>
        <w:p w14:paraId="7BCAC54E" w14:textId="0E9A168B" w:rsidR="00FD137C" w:rsidDel="00FD137C" w:rsidRDefault="00FD137C">
          <w:pPr>
            <w:pStyle w:val="TOC2"/>
            <w:tabs>
              <w:tab w:val="right" w:leader="dot" w:pos="9395"/>
            </w:tabs>
            <w:rPr>
              <w:del w:id="151" w:author="minh thư" w:date="2025-08-19T18:37:00Z" w16du:dateUtc="2025-08-19T11:37:00Z"/>
              <w:noProof/>
            </w:rPr>
          </w:pPr>
          <w:del w:id="152" w:author="minh thư" w:date="2025-08-19T18:37:00Z" w16du:dateUtc="2025-08-19T11:37:00Z">
            <w:r w:rsidRPr="00FD137C" w:rsidDel="00FD137C">
              <w:rPr>
                <w:rStyle w:val="Hyperlink"/>
                <w:rFonts w:eastAsiaTheme="majorEastAsia"/>
                <w:noProof/>
                <w:lang w:val="vi-VN"/>
              </w:rPr>
              <w:delText>2.Khái niệm về chuỗi thời gian</w:delText>
            </w:r>
            <w:r w:rsidDel="00FD137C">
              <w:rPr>
                <w:noProof/>
                <w:webHidden/>
              </w:rPr>
              <w:tab/>
              <w:delText>13</w:delText>
            </w:r>
          </w:del>
        </w:p>
        <w:p w14:paraId="2D003B3F" w14:textId="4896DBD8" w:rsidR="00FD137C" w:rsidDel="00FD137C" w:rsidRDefault="00FD137C">
          <w:pPr>
            <w:pStyle w:val="TOC2"/>
            <w:tabs>
              <w:tab w:val="right" w:leader="dot" w:pos="9395"/>
            </w:tabs>
            <w:rPr>
              <w:del w:id="153" w:author="minh thư" w:date="2025-08-19T18:37:00Z" w16du:dateUtc="2025-08-19T11:37:00Z"/>
              <w:noProof/>
            </w:rPr>
          </w:pPr>
          <w:del w:id="154" w:author="minh thư" w:date="2025-08-19T18:37:00Z" w16du:dateUtc="2025-08-19T11:37:00Z">
            <w:r w:rsidRPr="00FD137C" w:rsidDel="00FD137C">
              <w:rPr>
                <w:rStyle w:val="Hyperlink"/>
                <w:rFonts w:eastAsiaTheme="majorEastAsia"/>
                <w:noProof/>
                <w:lang w:val="vi-VN"/>
              </w:rPr>
              <w:delText>3. Các phương pháp dự đoán chuỗi thời gian</w:delText>
            </w:r>
            <w:r w:rsidDel="00FD137C">
              <w:rPr>
                <w:noProof/>
                <w:webHidden/>
              </w:rPr>
              <w:tab/>
              <w:delText>14</w:delText>
            </w:r>
          </w:del>
        </w:p>
        <w:p w14:paraId="7CEDA7BD" w14:textId="6D2C70BE" w:rsidR="00FD137C" w:rsidDel="00FD137C" w:rsidRDefault="00FD137C">
          <w:pPr>
            <w:pStyle w:val="TOC2"/>
            <w:tabs>
              <w:tab w:val="right" w:leader="dot" w:pos="9395"/>
            </w:tabs>
            <w:rPr>
              <w:del w:id="155" w:author="minh thư" w:date="2025-08-19T18:37:00Z" w16du:dateUtc="2025-08-19T11:37:00Z"/>
              <w:noProof/>
            </w:rPr>
          </w:pPr>
          <w:del w:id="156" w:author="minh thư" w:date="2025-08-19T18:37:00Z" w16du:dateUtc="2025-08-19T11:37:00Z">
            <w:r w:rsidRPr="00FD137C" w:rsidDel="00FD137C">
              <w:rPr>
                <w:rStyle w:val="Hyperlink"/>
                <w:rFonts w:eastAsiaTheme="majorEastAsia"/>
                <w:noProof/>
                <w:lang w:val="vi-VN"/>
              </w:rPr>
              <w:delText xml:space="preserve">4. </w:delText>
            </w:r>
            <w:r w:rsidRPr="00FD137C" w:rsidDel="00FD137C">
              <w:rPr>
                <w:rStyle w:val="Hyperlink"/>
                <w:rFonts w:eastAsiaTheme="majorEastAsia"/>
                <w:noProof/>
              </w:rPr>
              <w:delText>Chỉ số PM2.5 và tác động đến sức khỏe</w:delText>
            </w:r>
            <w:r w:rsidDel="00FD137C">
              <w:rPr>
                <w:noProof/>
                <w:webHidden/>
              </w:rPr>
              <w:tab/>
              <w:delText>14</w:delText>
            </w:r>
          </w:del>
        </w:p>
        <w:p w14:paraId="44490548" w14:textId="6972B7FF" w:rsidR="00FD137C" w:rsidDel="00FD137C" w:rsidRDefault="00FD137C">
          <w:pPr>
            <w:pStyle w:val="TOC2"/>
            <w:tabs>
              <w:tab w:val="right" w:leader="dot" w:pos="9395"/>
            </w:tabs>
            <w:rPr>
              <w:del w:id="157" w:author="minh thư" w:date="2025-08-19T18:37:00Z" w16du:dateUtc="2025-08-19T11:37:00Z"/>
              <w:noProof/>
            </w:rPr>
          </w:pPr>
          <w:del w:id="158" w:author="minh thư" w:date="2025-08-19T18:37:00Z" w16du:dateUtc="2025-08-19T11:37:00Z">
            <w:r w:rsidRPr="00FD137C" w:rsidDel="00FD137C">
              <w:rPr>
                <w:rStyle w:val="Hyperlink"/>
                <w:rFonts w:eastAsiaTheme="majorEastAsia"/>
                <w:noProof/>
                <w:lang w:val="vi-VN"/>
              </w:rPr>
              <w:delText>5. Cơ sở lí thuyết về prophet</w:delText>
            </w:r>
            <w:r w:rsidDel="00FD137C">
              <w:rPr>
                <w:noProof/>
                <w:webHidden/>
              </w:rPr>
              <w:tab/>
              <w:delText>15</w:delText>
            </w:r>
          </w:del>
        </w:p>
        <w:p w14:paraId="405C6C4E" w14:textId="712DE30D" w:rsidR="00FD137C" w:rsidDel="00FD137C" w:rsidRDefault="00FD137C">
          <w:pPr>
            <w:pStyle w:val="TOC1"/>
            <w:tabs>
              <w:tab w:val="right" w:leader="dot" w:pos="9395"/>
            </w:tabs>
            <w:rPr>
              <w:del w:id="159" w:author="minh thư" w:date="2025-08-19T18:37:00Z" w16du:dateUtc="2025-08-19T11:37:00Z"/>
              <w:rFonts w:asciiTheme="minorHAnsi" w:eastAsiaTheme="minorEastAsia" w:hAnsiTheme="minorHAnsi" w:cstheme="minorBidi"/>
              <w:noProof/>
              <w:kern w:val="2"/>
              <w:sz w:val="24"/>
              <w:szCs w:val="24"/>
              <w14:ligatures w14:val="standardContextual"/>
            </w:rPr>
          </w:pPr>
          <w:del w:id="160" w:author="minh thư" w:date="2025-08-19T18:37:00Z" w16du:dateUtc="2025-08-19T11:37:00Z">
            <w:r w:rsidRPr="00FD137C" w:rsidDel="00FD137C">
              <w:rPr>
                <w:rStyle w:val="Hyperlink"/>
                <w:rFonts w:eastAsiaTheme="majorEastAsia"/>
                <w:noProof/>
                <w:lang w:val="vi-VN"/>
              </w:rPr>
              <w:delText>CHƯƠNG 9.</w:delText>
            </w:r>
            <w:r w:rsidRPr="00FD137C" w:rsidDel="00FD137C">
              <w:rPr>
                <w:rStyle w:val="Hyperlink"/>
                <w:rFonts w:eastAsiaTheme="majorEastAsia"/>
                <w:noProof/>
              </w:rPr>
              <w:delText xml:space="preserve"> CHƯƠNG 3</w:delText>
            </w:r>
            <w:r w:rsidRPr="00FD137C" w:rsidDel="00FD137C">
              <w:rPr>
                <w:rStyle w:val="Hyperlink"/>
                <w:rFonts w:eastAsiaTheme="majorEastAsia"/>
                <w:noProof/>
                <w:lang w:val="vi-VN"/>
              </w:rPr>
              <w:delText>: MÔ HÌNH LÝ THUYẾT</w:delText>
            </w:r>
            <w:r w:rsidDel="00FD137C">
              <w:rPr>
                <w:noProof/>
                <w:webHidden/>
              </w:rPr>
              <w:tab/>
              <w:delText>16</w:delText>
            </w:r>
          </w:del>
        </w:p>
        <w:p w14:paraId="34B3BB50" w14:textId="34025AF6" w:rsidR="00FD137C" w:rsidDel="00FD137C" w:rsidRDefault="00FD137C">
          <w:pPr>
            <w:pStyle w:val="TOC2"/>
            <w:tabs>
              <w:tab w:val="right" w:leader="dot" w:pos="9395"/>
            </w:tabs>
            <w:rPr>
              <w:del w:id="161" w:author="minh thư" w:date="2025-08-19T18:37:00Z" w16du:dateUtc="2025-08-19T11:37:00Z"/>
              <w:noProof/>
            </w:rPr>
          </w:pPr>
          <w:del w:id="162" w:author="minh thư" w:date="2025-08-19T18:37:00Z" w16du:dateUtc="2025-08-19T11:37:00Z">
            <w:r w:rsidRPr="00FD137C" w:rsidDel="00FD137C">
              <w:rPr>
                <w:rStyle w:val="Hyperlink"/>
                <w:rFonts w:eastAsiaTheme="majorEastAsia"/>
                <w:noProof/>
                <w:lang w:val="vi-VN"/>
              </w:rPr>
              <w:delText>1. Khái niệm</w:delText>
            </w:r>
            <w:r w:rsidDel="00FD137C">
              <w:rPr>
                <w:noProof/>
                <w:webHidden/>
              </w:rPr>
              <w:tab/>
              <w:delText>16</w:delText>
            </w:r>
          </w:del>
        </w:p>
        <w:p w14:paraId="6E25B0C5" w14:textId="7B31D955" w:rsidR="00FD137C" w:rsidDel="00FD137C" w:rsidRDefault="00FD137C">
          <w:pPr>
            <w:pStyle w:val="TOC2"/>
            <w:tabs>
              <w:tab w:val="right" w:leader="dot" w:pos="9395"/>
            </w:tabs>
            <w:rPr>
              <w:del w:id="163" w:author="minh thư" w:date="2025-08-19T18:37:00Z" w16du:dateUtc="2025-08-19T11:37:00Z"/>
              <w:noProof/>
            </w:rPr>
          </w:pPr>
          <w:del w:id="164" w:author="minh thư" w:date="2025-08-19T18:37:00Z" w16du:dateUtc="2025-08-19T11:37:00Z">
            <w:r w:rsidRPr="00FD137C" w:rsidDel="00FD137C">
              <w:rPr>
                <w:rStyle w:val="Hyperlink"/>
                <w:rFonts w:eastAsiaTheme="majorEastAsia"/>
                <w:noProof/>
                <w:lang w:val="vi-VN"/>
              </w:rPr>
              <w:delText>2. Chuỗi thời gian (Time Series)</w:delText>
            </w:r>
            <w:r w:rsidDel="00FD137C">
              <w:rPr>
                <w:noProof/>
                <w:webHidden/>
              </w:rPr>
              <w:tab/>
              <w:delText>16</w:delText>
            </w:r>
          </w:del>
        </w:p>
        <w:p w14:paraId="36FB6510" w14:textId="13BAE949" w:rsidR="00FD137C" w:rsidDel="00FD137C" w:rsidRDefault="00FD137C">
          <w:pPr>
            <w:pStyle w:val="TOC2"/>
            <w:tabs>
              <w:tab w:val="right" w:leader="dot" w:pos="9395"/>
            </w:tabs>
            <w:rPr>
              <w:del w:id="165" w:author="minh thư" w:date="2025-08-19T18:37:00Z" w16du:dateUtc="2025-08-19T11:37:00Z"/>
              <w:noProof/>
            </w:rPr>
          </w:pPr>
          <w:del w:id="166" w:author="minh thư" w:date="2025-08-19T18:37:00Z" w16du:dateUtc="2025-08-19T11:37:00Z">
            <w:r w:rsidRPr="00FD137C" w:rsidDel="00FD137C">
              <w:rPr>
                <w:rStyle w:val="Hyperlink"/>
                <w:rFonts w:eastAsiaTheme="majorEastAsia"/>
                <w:noProof/>
                <w:lang w:val="vi-VN"/>
              </w:rPr>
              <w:delText>3. Các mô hình dự báo chuỗi thời gian</w:delText>
            </w:r>
            <w:r w:rsidDel="00FD137C">
              <w:rPr>
                <w:noProof/>
                <w:webHidden/>
              </w:rPr>
              <w:tab/>
              <w:delText>16</w:delText>
            </w:r>
          </w:del>
        </w:p>
        <w:p w14:paraId="6560D513" w14:textId="0C0F3BBC" w:rsidR="00FD137C" w:rsidDel="00FD137C" w:rsidRDefault="00FD137C">
          <w:pPr>
            <w:pStyle w:val="TOC3"/>
            <w:tabs>
              <w:tab w:val="right" w:leader="dot" w:pos="9395"/>
            </w:tabs>
            <w:rPr>
              <w:del w:id="167" w:author="minh thư" w:date="2025-08-19T18:37:00Z" w16du:dateUtc="2025-08-19T11:37:00Z"/>
              <w:noProof/>
            </w:rPr>
          </w:pPr>
          <w:del w:id="168" w:author="minh thư" w:date="2025-08-19T18:37:00Z" w16du:dateUtc="2025-08-19T11:37:00Z">
            <w:r w:rsidRPr="00FD137C" w:rsidDel="00FD137C">
              <w:rPr>
                <w:rStyle w:val="Hyperlink"/>
                <w:rFonts w:eastAsiaTheme="majorEastAsia"/>
                <w:noProof/>
                <w:lang w:val="vi-VN"/>
              </w:rPr>
              <w:delText xml:space="preserve">1.1. 3.1. </w:delText>
            </w:r>
            <w:r w:rsidRPr="00FD137C" w:rsidDel="00FD137C">
              <w:rPr>
                <w:rStyle w:val="Hyperlink"/>
                <w:rFonts w:eastAsiaTheme="majorEastAsia"/>
                <w:noProof/>
              </w:rPr>
              <w:delText>Mô hình ARIMA (Autoregressive Integrated Moving Average)</w:delText>
            </w:r>
            <w:r w:rsidDel="00FD137C">
              <w:rPr>
                <w:noProof/>
                <w:webHidden/>
              </w:rPr>
              <w:tab/>
              <w:delText>16</w:delText>
            </w:r>
          </w:del>
        </w:p>
        <w:p w14:paraId="4EDB37EE" w14:textId="6ECC41E4" w:rsidR="00FD137C" w:rsidDel="00FD137C" w:rsidRDefault="00FD137C">
          <w:pPr>
            <w:pStyle w:val="TOC3"/>
            <w:tabs>
              <w:tab w:val="right" w:leader="dot" w:pos="9395"/>
            </w:tabs>
            <w:rPr>
              <w:del w:id="169" w:author="minh thư" w:date="2025-08-19T18:37:00Z" w16du:dateUtc="2025-08-19T11:37:00Z"/>
              <w:noProof/>
            </w:rPr>
          </w:pPr>
          <w:del w:id="170" w:author="minh thư" w:date="2025-08-19T18:37:00Z" w16du:dateUtc="2025-08-19T11:37:00Z">
            <w:r w:rsidRPr="00FD137C" w:rsidDel="00FD137C">
              <w:rPr>
                <w:rStyle w:val="Hyperlink"/>
                <w:rFonts w:eastAsiaTheme="majorEastAsia"/>
                <w:noProof/>
                <w:lang w:val="vi-VN"/>
              </w:rPr>
              <w:delText>1.2. 3.2. Mô hình SARIMA (Seasonal ARIMA)</w:delText>
            </w:r>
            <w:r w:rsidDel="00FD137C">
              <w:rPr>
                <w:noProof/>
                <w:webHidden/>
              </w:rPr>
              <w:tab/>
              <w:delText>17</w:delText>
            </w:r>
          </w:del>
        </w:p>
        <w:p w14:paraId="4AFD933B" w14:textId="328F7358" w:rsidR="00FD137C" w:rsidDel="00FD137C" w:rsidRDefault="00FD137C">
          <w:pPr>
            <w:pStyle w:val="TOC3"/>
            <w:tabs>
              <w:tab w:val="right" w:leader="dot" w:pos="9395"/>
            </w:tabs>
            <w:rPr>
              <w:del w:id="171" w:author="minh thư" w:date="2025-08-19T18:37:00Z" w16du:dateUtc="2025-08-19T11:37:00Z"/>
              <w:noProof/>
            </w:rPr>
          </w:pPr>
          <w:del w:id="172" w:author="minh thư" w:date="2025-08-19T18:37:00Z" w16du:dateUtc="2025-08-19T11:37:00Z">
            <w:r w:rsidRPr="00FD137C" w:rsidDel="00FD137C">
              <w:rPr>
                <w:rStyle w:val="Hyperlink"/>
                <w:rFonts w:eastAsiaTheme="majorEastAsia"/>
                <w:noProof/>
                <w:lang w:val="vi-VN"/>
              </w:rPr>
              <w:delText>1.3. 3.3. Mô hình học máy (Machine Learning Models)</w:delText>
            </w:r>
            <w:r w:rsidDel="00FD137C">
              <w:rPr>
                <w:noProof/>
                <w:webHidden/>
              </w:rPr>
              <w:tab/>
              <w:delText>17</w:delText>
            </w:r>
          </w:del>
        </w:p>
        <w:p w14:paraId="7D061C3E" w14:textId="6308B0DE" w:rsidR="00FD137C" w:rsidDel="00FD137C" w:rsidRDefault="00FD137C">
          <w:pPr>
            <w:pStyle w:val="TOC3"/>
            <w:tabs>
              <w:tab w:val="right" w:leader="dot" w:pos="9395"/>
            </w:tabs>
            <w:rPr>
              <w:del w:id="173" w:author="minh thư" w:date="2025-08-19T18:37:00Z" w16du:dateUtc="2025-08-19T11:37:00Z"/>
              <w:noProof/>
            </w:rPr>
          </w:pPr>
          <w:del w:id="174" w:author="minh thư" w:date="2025-08-19T18:37:00Z" w16du:dateUtc="2025-08-19T11:37:00Z">
            <w:r w:rsidRPr="00FD137C" w:rsidDel="00FD137C">
              <w:rPr>
                <w:rStyle w:val="Hyperlink"/>
                <w:rFonts w:eastAsiaTheme="majorEastAsia"/>
                <w:noProof/>
                <w:lang w:val="vi-VN"/>
              </w:rPr>
              <w:delText xml:space="preserve">1.4. 3.4. </w:delText>
            </w:r>
            <w:r w:rsidRPr="00FD137C" w:rsidDel="00FD137C">
              <w:rPr>
                <w:rStyle w:val="Hyperlink"/>
                <w:rFonts w:eastAsiaTheme="majorEastAsia"/>
                <w:noProof/>
              </w:rPr>
              <w:delText>Mạng nơ-ron hồi quy (Recurrent Neural Networks - RNN, LSTM, GRU)</w:delText>
            </w:r>
            <w:r w:rsidDel="00FD137C">
              <w:rPr>
                <w:noProof/>
                <w:webHidden/>
              </w:rPr>
              <w:tab/>
              <w:delText>17</w:delText>
            </w:r>
          </w:del>
        </w:p>
        <w:p w14:paraId="6E76603F" w14:textId="540753C6" w:rsidR="00FD137C" w:rsidDel="00FD137C" w:rsidRDefault="00FD137C">
          <w:pPr>
            <w:pStyle w:val="TOC2"/>
            <w:tabs>
              <w:tab w:val="right" w:leader="dot" w:pos="9395"/>
            </w:tabs>
            <w:rPr>
              <w:del w:id="175" w:author="minh thư" w:date="2025-08-19T18:37:00Z" w16du:dateUtc="2025-08-19T11:37:00Z"/>
              <w:noProof/>
            </w:rPr>
          </w:pPr>
          <w:del w:id="176" w:author="minh thư" w:date="2025-08-19T18:37:00Z" w16du:dateUtc="2025-08-19T11:37:00Z">
            <w:r w:rsidRPr="00FD137C" w:rsidDel="00FD137C">
              <w:rPr>
                <w:rStyle w:val="Hyperlink"/>
                <w:rFonts w:eastAsiaTheme="majorEastAsia"/>
                <w:noProof/>
                <w:lang w:val="vi-VN"/>
              </w:rPr>
              <w:delText xml:space="preserve">4. </w:delText>
            </w:r>
            <w:r w:rsidRPr="00FD137C" w:rsidDel="00FD137C">
              <w:rPr>
                <w:rStyle w:val="Hyperlink"/>
                <w:rFonts w:eastAsiaTheme="majorEastAsia"/>
                <w:noProof/>
              </w:rPr>
              <w:delText>Mô hình Prophet của Facebook</w:delText>
            </w:r>
            <w:r w:rsidDel="00FD137C">
              <w:rPr>
                <w:noProof/>
                <w:webHidden/>
              </w:rPr>
              <w:tab/>
              <w:delText>18</w:delText>
            </w:r>
          </w:del>
        </w:p>
        <w:p w14:paraId="4E57361D" w14:textId="056721FF" w:rsidR="00FD137C" w:rsidDel="00FD137C" w:rsidRDefault="00FD137C">
          <w:pPr>
            <w:pStyle w:val="TOC2"/>
            <w:tabs>
              <w:tab w:val="right" w:leader="dot" w:pos="9395"/>
            </w:tabs>
            <w:rPr>
              <w:del w:id="177" w:author="minh thư" w:date="2025-08-19T18:37:00Z" w16du:dateUtc="2025-08-19T11:37:00Z"/>
              <w:noProof/>
            </w:rPr>
          </w:pPr>
          <w:del w:id="178" w:author="minh thư" w:date="2025-08-19T18:37:00Z" w16du:dateUtc="2025-08-19T11:37:00Z">
            <w:r w:rsidRPr="00FD137C" w:rsidDel="00FD137C">
              <w:rPr>
                <w:rStyle w:val="Hyperlink"/>
                <w:rFonts w:eastAsiaTheme="majorEastAsia"/>
                <w:noProof/>
                <w:lang w:val="vi-VN"/>
              </w:rPr>
              <w:delText xml:space="preserve">5. </w:delText>
            </w:r>
            <w:r w:rsidRPr="00FD137C" w:rsidDel="00FD137C">
              <w:rPr>
                <w:rStyle w:val="Hyperlink"/>
                <w:rFonts w:eastAsiaTheme="majorEastAsia"/>
                <w:noProof/>
              </w:rPr>
              <w:delText>Ứng dụng mô hình lý thuyết vào bài toán dự báo PM2.5</w:delText>
            </w:r>
            <w:r w:rsidDel="00FD137C">
              <w:rPr>
                <w:noProof/>
                <w:webHidden/>
              </w:rPr>
              <w:tab/>
              <w:delText>19</w:delText>
            </w:r>
          </w:del>
        </w:p>
        <w:p w14:paraId="02C3DFAA" w14:textId="39A34C14" w:rsidR="00FD137C" w:rsidDel="00FD137C" w:rsidRDefault="00FD137C">
          <w:pPr>
            <w:pStyle w:val="TOC1"/>
            <w:tabs>
              <w:tab w:val="right" w:leader="dot" w:pos="9395"/>
            </w:tabs>
            <w:rPr>
              <w:del w:id="179" w:author="minh thư" w:date="2025-08-19T18:37:00Z" w16du:dateUtc="2025-08-19T11:37:00Z"/>
              <w:rFonts w:asciiTheme="minorHAnsi" w:eastAsiaTheme="minorEastAsia" w:hAnsiTheme="minorHAnsi" w:cstheme="minorBidi"/>
              <w:noProof/>
              <w:kern w:val="2"/>
              <w:sz w:val="24"/>
              <w:szCs w:val="24"/>
              <w14:ligatures w14:val="standardContextual"/>
            </w:rPr>
          </w:pPr>
          <w:del w:id="180" w:author="minh thư" w:date="2025-08-19T18:37:00Z" w16du:dateUtc="2025-08-19T11:37:00Z">
            <w:r w:rsidRPr="00FD137C" w:rsidDel="00FD137C">
              <w:rPr>
                <w:rStyle w:val="Hyperlink"/>
                <w:rFonts w:eastAsiaTheme="majorEastAsia"/>
                <w:noProof/>
                <w:lang w:val="vi-VN"/>
              </w:rPr>
              <w:delText>CHƯƠNG 10.</w:delText>
            </w:r>
            <w:r w:rsidRPr="00FD137C" w:rsidDel="00FD137C">
              <w:rPr>
                <w:rStyle w:val="Hyperlink"/>
                <w:rFonts w:eastAsiaTheme="majorEastAsia"/>
                <w:noProof/>
              </w:rPr>
              <w:delText xml:space="preserve"> CHƯƠNG 4</w:delText>
            </w:r>
            <w:r w:rsidRPr="00FD137C" w:rsidDel="00FD137C">
              <w:rPr>
                <w:rStyle w:val="Hyperlink"/>
                <w:rFonts w:eastAsiaTheme="majorEastAsia"/>
                <w:noProof/>
                <w:lang w:val="vi-VN"/>
              </w:rPr>
              <w:delText>: THỰC NGHIỆM VÀ KẾT QUẢ</w:delText>
            </w:r>
            <w:r w:rsidDel="00FD137C">
              <w:rPr>
                <w:noProof/>
                <w:webHidden/>
              </w:rPr>
              <w:tab/>
              <w:delText>20</w:delText>
            </w:r>
          </w:del>
        </w:p>
        <w:p w14:paraId="2F682A2A" w14:textId="57D6898C" w:rsidR="00FD137C" w:rsidDel="00FD137C" w:rsidRDefault="00FD137C">
          <w:pPr>
            <w:pStyle w:val="TOC2"/>
            <w:tabs>
              <w:tab w:val="right" w:leader="dot" w:pos="9395"/>
            </w:tabs>
            <w:rPr>
              <w:del w:id="181" w:author="minh thư" w:date="2025-08-19T18:37:00Z" w16du:dateUtc="2025-08-19T11:37:00Z"/>
              <w:noProof/>
            </w:rPr>
          </w:pPr>
          <w:del w:id="182" w:author="minh thư" w:date="2025-08-19T18:37:00Z" w16du:dateUtc="2025-08-19T11:37:00Z">
            <w:r w:rsidRPr="00FD137C" w:rsidDel="00FD137C">
              <w:rPr>
                <w:rStyle w:val="Hyperlink"/>
                <w:rFonts w:eastAsiaTheme="majorEastAsia"/>
                <w:noProof/>
                <w:lang w:val="vi-VN"/>
              </w:rPr>
              <w:delText>1. Nguồn bộ dữ liệu</w:delText>
            </w:r>
            <w:r w:rsidDel="00FD137C">
              <w:rPr>
                <w:noProof/>
                <w:webHidden/>
              </w:rPr>
              <w:tab/>
              <w:delText>20</w:delText>
            </w:r>
          </w:del>
        </w:p>
        <w:p w14:paraId="4A2669F2" w14:textId="7AF84887" w:rsidR="00FD137C" w:rsidDel="00FD137C" w:rsidRDefault="00FD137C">
          <w:pPr>
            <w:pStyle w:val="TOC2"/>
            <w:tabs>
              <w:tab w:val="right" w:leader="dot" w:pos="9395"/>
            </w:tabs>
            <w:rPr>
              <w:del w:id="183" w:author="minh thư" w:date="2025-08-19T18:37:00Z" w16du:dateUtc="2025-08-19T11:37:00Z"/>
              <w:noProof/>
            </w:rPr>
          </w:pPr>
          <w:del w:id="184" w:author="minh thư" w:date="2025-08-19T18:37:00Z" w16du:dateUtc="2025-08-19T11:37:00Z">
            <w:r w:rsidRPr="00FD137C" w:rsidDel="00FD137C">
              <w:rPr>
                <w:rStyle w:val="Hyperlink"/>
                <w:rFonts w:eastAsiaTheme="majorEastAsia"/>
                <w:noProof/>
                <w:lang w:val="vi-VN"/>
              </w:rPr>
              <w:delText>2. Chuẩn bị dữ liệu</w:delText>
            </w:r>
            <w:r w:rsidDel="00FD137C">
              <w:rPr>
                <w:noProof/>
                <w:webHidden/>
              </w:rPr>
              <w:tab/>
              <w:delText>20</w:delText>
            </w:r>
          </w:del>
        </w:p>
        <w:p w14:paraId="3EBB4DD8" w14:textId="442430B5" w:rsidR="00FD137C" w:rsidDel="00FD137C" w:rsidRDefault="00FD137C">
          <w:pPr>
            <w:pStyle w:val="TOC2"/>
            <w:tabs>
              <w:tab w:val="right" w:leader="dot" w:pos="9395"/>
            </w:tabs>
            <w:rPr>
              <w:del w:id="185" w:author="minh thư" w:date="2025-08-19T18:37:00Z" w16du:dateUtc="2025-08-19T11:37:00Z"/>
              <w:noProof/>
            </w:rPr>
          </w:pPr>
          <w:del w:id="186" w:author="minh thư" w:date="2025-08-19T18:37:00Z" w16du:dateUtc="2025-08-19T11:37:00Z">
            <w:r w:rsidRPr="00FD137C" w:rsidDel="00FD137C">
              <w:rPr>
                <w:rStyle w:val="Hyperlink"/>
                <w:rFonts w:eastAsiaTheme="majorEastAsia"/>
                <w:bCs/>
                <w:noProof/>
                <w:lang w:val="vi-VN"/>
              </w:rPr>
              <w:delText>3. Tiền xử lí dữ liệu</w:delText>
            </w:r>
            <w:r w:rsidDel="00FD137C">
              <w:rPr>
                <w:noProof/>
                <w:webHidden/>
              </w:rPr>
              <w:tab/>
              <w:delText>21</w:delText>
            </w:r>
          </w:del>
        </w:p>
        <w:p w14:paraId="32A624A5" w14:textId="5F3264E1" w:rsidR="00FD137C" w:rsidDel="00FD137C" w:rsidRDefault="00FD137C">
          <w:pPr>
            <w:pStyle w:val="TOC2"/>
            <w:tabs>
              <w:tab w:val="right" w:leader="dot" w:pos="9395"/>
            </w:tabs>
            <w:rPr>
              <w:del w:id="187" w:author="minh thư" w:date="2025-08-19T18:37:00Z" w16du:dateUtc="2025-08-19T11:37:00Z"/>
              <w:noProof/>
            </w:rPr>
          </w:pPr>
          <w:del w:id="188" w:author="minh thư" w:date="2025-08-19T18:37:00Z" w16du:dateUtc="2025-08-19T11:37:00Z">
            <w:r w:rsidRPr="00FD137C" w:rsidDel="00FD137C">
              <w:rPr>
                <w:rStyle w:val="Hyperlink"/>
                <w:rFonts w:eastAsiaTheme="majorEastAsia"/>
                <w:bCs/>
                <w:noProof/>
                <w:lang w:val="vi-VN"/>
              </w:rPr>
              <w:delText>4. Phân tích xu hướng PM2.5 theo thời gian</w:delText>
            </w:r>
            <w:r w:rsidDel="00FD137C">
              <w:rPr>
                <w:noProof/>
                <w:webHidden/>
              </w:rPr>
              <w:tab/>
              <w:delText>22</w:delText>
            </w:r>
          </w:del>
        </w:p>
        <w:p w14:paraId="2AD8AB3B" w14:textId="48ACCBA5" w:rsidR="00FD137C" w:rsidDel="00FD137C" w:rsidRDefault="00FD137C">
          <w:pPr>
            <w:pStyle w:val="TOC2"/>
            <w:tabs>
              <w:tab w:val="right" w:leader="dot" w:pos="9395"/>
            </w:tabs>
            <w:rPr>
              <w:del w:id="189" w:author="minh thư" w:date="2025-08-19T18:37:00Z" w16du:dateUtc="2025-08-19T11:37:00Z"/>
              <w:noProof/>
            </w:rPr>
          </w:pPr>
          <w:del w:id="190" w:author="minh thư" w:date="2025-08-19T18:37:00Z" w16du:dateUtc="2025-08-19T11:37:00Z">
            <w:r w:rsidRPr="00FD137C" w:rsidDel="00FD137C">
              <w:rPr>
                <w:rStyle w:val="Hyperlink"/>
                <w:rFonts w:eastAsiaTheme="majorEastAsia"/>
                <w:bCs/>
                <w:noProof/>
                <w:lang w:val="vi-VN"/>
              </w:rPr>
              <w:delText>5. Dự đoán PM2.5 với Prophet</w:delText>
            </w:r>
            <w:r w:rsidDel="00FD137C">
              <w:rPr>
                <w:noProof/>
                <w:webHidden/>
              </w:rPr>
              <w:tab/>
              <w:delText>24</w:delText>
            </w:r>
          </w:del>
        </w:p>
        <w:p w14:paraId="552DAF61" w14:textId="46144D4C" w:rsidR="00FD137C" w:rsidDel="00FD137C" w:rsidRDefault="00FD137C">
          <w:pPr>
            <w:pStyle w:val="TOC3"/>
            <w:tabs>
              <w:tab w:val="right" w:leader="dot" w:pos="9395"/>
            </w:tabs>
            <w:rPr>
              <w:del w:id="191" w:author="minh thư" w:date="2025-08-19T18:37:00Z" w16du:dateUtc="2025-08-19T11:37:00Z"/>
              <w:noProof/>
            </w:rPr>
          </w:pPr>
          <w:del w:id="192" w:author="minh thư" w:date="2025-08-19T18:37:00Z" w16du:dateUtc="2025-08-19T11:37:00Z">
            <w:r w:rsidRPr="00FD137C" w:rsidDel="00FD137C">
              <w:rPr>
                <w:rStyle w:val="Hyperlink"/>
                <w:rFonts w:eastAsiaTheme="majorEastAsia"/>
                <w:bCs/>
                <w:noProof/>
                <w:lang w:val="vi-VN"/>
              </w:rPr>
              <w:delText>1.1. 5.1. Thiết lập mô hình Prophet</w:delText>
            </w:r>
            <w:r w:rsidDel="00FD137C">
              <w:rPr>
                <w:noProof/>
                <w:webHidden/>
              </w:rPr>
              <w:tab/>
              <w:delText>24</w:delText>
            </w:r>
          </w:del>
        </w:p>
        <w:p w14:paraId="54ADF7E0" w14:textId="0C86E473" w:rsidR="00FD137C" w:rsidDel="00FD137C" w:rsidRDefault="00FD137C">
          <w:pPr>
            <w:pStyle w:val="TOC3"/>
            <w:tabs>
              <w:tab w:val="right" w:leader="dot" w:pos="9395"/>
            </w:tabs>
            <w:rPr>
              <w:del w:id="193" w:author="minh thư" w:date="2025-08-19T18:37:00Z" w16du:dateUtc="2025-08-19T11:37:00Z"/>
              <w:noProof/>
            </w:rPr>
          </w:pPr>
          <w:del w:id="194" w:author="minh thư" w:date="2025-08-19T18:37:00Z" w16du:dateUtc="2025-08-19T11:37:00Z">
            <w:r w:rsidRPr="00FD137C" w:rsidDel="00FD137C">
              <w:rPr>
                <w:rStyle w:val="Hyperlink"/>
                <w:noProof/>
              </w:rPr>
              <w:delText>1.2.</w:delText>
            </w:r>
            <w:r w:rsidRPr="00FD137C" w:rsidDel="00FD137C">
              <w:rPr>
                <w:rStyle w:val="Hyperlink"/>
                <w:rFonts w:eastAsiaTheme="majorEastAsia"/>
                <w:bCs/>
                <w:noProof/>
                <w:lang w:val="vi-VN"/>
              </w:rPr>
              <w:delText xml:space="preserve"> 5.3. </w:delText>
            </w:r>
            <w:r w:rsidRPr="00FD137C" w:rsidDel="00FD137C">
              <w:rPr>
                <w:rStyle w:val="Hyperlink"/>
                <w:noProof/>
              </w:rPr>
              <w:delText>So sánh Hà Nội – TP.HCM</w:delText>
            </w:r>
            <w:r w:rsidDel="00FD137C">
              <w:rPr>
                <w:noProof/>
                <w:webHidden/>
              </w:rPr>
              <w:tab/>
              <w:delText>26</w:delText>
            </w:r>
          </w:del>
        </w:p>
        <w:p w14:paraId="310B2BD6" w14:textId="646B1012" w:rsidR="00FD137C" w:rsidDel="00FD137C" w:rsidRDefault="00FD137C">
          <w:pPr>
            <w:pStyle w:val="TOC3"/>
            <w:tabs>
              <w:tab w:val="right" w:leader="dot" w:pos="9395"/>
            </w:tabs>
            <w:rPr>
              <w:del w:id="195" w:author="minh thư" w:date="2025-08-19T18:37:00Z" w16du:dateUtc="2025-08-19T11:37:00Z"/>
              <w:noProof/>
            </w:rPr>
          </w:pPr>
          <w:del w:id="196" w:author="minh thư" w:date="2025-08-19T18:37:00Z" w16du:dateUtc="2025-08-19T11:37:00Z">
            <w:r w:rsidRPr="00FD137C" w:rsidDel="00FD137C">
              <w:rPr>
                <w:rStyle w:val="Hyperlink"/>
                <w:rFonts w:eastAsiaTheme="majorEastAsia"/>
                <w:noProof/>
                <w:lang w:val="vi-VN"/>
              </w:rPr>
              <w:delText>1.3. 5.4. Kết luận nhỏ</w:delText>
            </w:r>
            <w:r w:rsidDel="00FD137C">
              <w:rPr>
                <w:noProof/>
                <w:webHidden/>
              </w:rPr>
              <w:tab/>
              <w:delText>27</w:delText>
            </w:r>
          </w:del>
        </w:p>
        <w:p w14:paraId="149D73F5" w14:textId="77327304" w:rsidR="00FD137C" w:rsidDel="00FD137C" w:rsidRDefault="00FD137C">
          <w:pPr>
            <w:pStyle w:val="TOC2"/>
            <w:tabs>
              <w:tab w:val="right" w:leader="dot" w:pos="9395"/>
            </w:tabs>
            <w:rPr>
              <w:del w:id="197" w:author="minh thư" w:date="2025-08-19T18:37:00Z" w16du:dateUtc="2025-08-19T11:37:00Z"/>
              <w:noProof/>
            </w:rPr>
          </w:pPr>
          <w:del w:id="198" w:author="minh thư" w:date="2025-08-19T18:37:00Z" w16du:dateUtc="2025-08-19T11:37:00Z">
            <w:r w:rsidRPr="00FD137C" w:rsidDel="00FD137C">
              <w:rPr>
                <w:rStyle w:val="Hyperlink"/>
                <w:rFonts w:eastAsiaTheme="majorEastAsia"/>
                <w:noProof/>
              </w:rPr>
              <w:delText>6</w:delText>
            </w:r>
            <w:r w:rsidRPr="00FD137C" w:rsidDel="00FD137C">
              <w:rPr>
                <w:rStyle w:val="Hyperlink"/>
                <w:rFonts w:eastAsiaTheme="majorEastAsia"/>
                <w:noProof/>
                <w:lang w:val="vi-VN"/>
              </w:rPr>
              <w:delText>. Gợi ý mở rộng</w:delText>
            </w:r>
            <w:r w:rsidDel="00FD137C">
              <w:rPr>
                <w:noProof/>
                <w:webHidden/>
              </w:rPr>
              <w:tab/>
              <w:delText>27</w:delText>
            </w:r>
          </w:del>
        </w:p>
        <w:p w14:paraId="77762EDB" w14:textId="5116A43C" w:rsidR="00FD137C" w:rsidDel="00FD137C" w:rsidRDefault="00FD137C">
          <w:pPr>
            <w:pStyle w:val="TOC1"/>
            <w:tabs>
              <w:tab w:val="right" w:leader="dot" w:pos="9395"/>
            </w:tabs>
            <w:rPr>
              <w:del w:id="199" w:author="minh thư" w:date="2025-08-19T18:37:00Z" w16du:dateUtc="2025-08-19T11:37:00Z"/>
              <w:rFonts w:asciiTheme="minorHAnsi" w:eastAsiaTheme="minorEastAsia" w:hAnsiTheme="minorHAnsi" w:cstheme="minorBidi"/>
              <w:noProof/>
              <w:kern w:val="2"/>
              <w:sz w:val="24"/>
              <w:szCs w:val="24"/>
              <w14:ligatures w14:val="standardContextual"/>
            </w:rPr>
          </w:pPr>
          <w:del w:id="200" w:author="minh thư" w:date="2025-08-19T18:37:00Z" w16du:dateUtc="2025-08-19T11:37:00Z">
            <w:r w:rsidRPr="00FD137C" w:rsidDel="00FD137C">
              <w:rPr>
                <w:rStyle w:val="Hyperlink"/>
                <w:rFonts w:eastAsiaTheme="majorEastAsia"/>
                <w:noProof/>
                <w:lang w:val="vi-VN"/>
              </w:rPr>
              <w:delText>CHƯƠNG 11.</w:delText>
            </w:r>
            <w:r w:rsidRPr="00FD137C" w:rsidDel="00FD137C">
              <w:rPr>
                <w:rStyle w:val="Hyperlink"/>
                <w:rFonts w:eastAsiaTheme="majorEastAsia"/>
                <w:noProof/>
              </w:rPr>
              <w:delText xml:space="preserve"> CHƯƠNG 5</w:delText>
            </w:r>
            <w:r w:rsidRPr="00FD137C" w:rsidDel="00FD137C">
              <w:rPr>
                <w:rStyle w:val="Hyperlink"/>
                <w:rFonts w:eastAsiaTheme="majorEastAsia"/>
                <w:noProof/>
                <w:lang w:val="vi-VN"/>
              </w:rPr>
              <w:delText>: KẾT LUẬN VÀ KIẾN NGHỊ</w:delText>
            </w:r>
            <w:r w:rsidDel="00FD137C">
              <w:rPr>
                <w:noProof/>
                <w:webHidden/>
              </w:rPr>
              <w:tab/>
              <w:delText>28</w:delText>
            </w:r>
          </w:del>
        </w:p>
        <w:p w14:paraId="0BF071E3" w14:textId="45709936" w:rsidR="00FD137C" w:rsidDel="00FD137C" w:rsidRDefault="00FD137C">
          <w:pPr>
            <w:pStyle w:val="TOC2"/>
            <w:tabs>
              <w:tab w:val="right" w:leader="dot" w:pos="9395"/>
            </w:tabs>
            <w:rPr>
              <w:del w:id="201" w:author="minh thư" w:date="2025-08-19T18:37:00Z" w16du:dateUtc="2025-08-19T11:37:00Z"/>
              <w:noProof/>
            </w:rPr>
          </w:pPr>
          <w:del w:id="202" w:author="minh thư" w:date="2025-08-19T18:37:00Z" w16du:dateUtc="2025-08-19T11:37:00Z">
            <w:r w:rsidRPr="00FD137C" w:rsidDel="00FD137C">
              <w:rPr>
                <w:rStyle w:val="Hyperlink"/>
                <w:rFonts w:eastAsiaTheme="majorEastAsia"/>
                <w:noProof/>
                <w:lang w:val="vi-VN"/>
              </w:rPr>
              <w:delText>1. Kết luận</w:delText>
            </w:r>
            <w:r w:rsidDel="00FD137C">
              <w:rPr>
                <w:noProof/>
                <w:webHidden/>
              </w:rPr>
              <w:tab/>
              <w:delText>28</w:delText>
            </w:r>
          </w:del>
        </w:p>
        <w:p w14:paraId="224DBB5A" w14:textId="3F6D6325" w:rsidR="00FD137C" w:rsidDel="00FD137C" w:rsidRDefault="00FD137C">
          <w:pPr>
            <w:pStyle w:val="TOC2"/>
            <w:tabs>
              <w:tab w:val="right" w:leader="dot" w:pos="9395"/>
            </w:tabs>
            <w:rPr>
              <w:del w:id="203" w:author="minh thư" w:date="2025-08-19T18:37:00Z" w16du:dateUtc="2025-08-19T11:37:00Z"/>
              <w:noProof/>
            </w:rPr>
          </w:pPr>
          <w:del w:id="204" w:author="minh thư" w:date="2025-08-19T18:37:00Z" w16du:dateUtc="2025-08-19T11:37:00Z">
            <w:r w:rsidRPr="00FD137C" w:rsidDel="00FD137C">
              <w:rPr>
                <w:rStyle w:val="Hyperlink"/>
                <w:rFonts w:eastAsiaTheme="majorEastAsia"/>
                <w:noProof/>
                <w:lang w:val="vi-VN"/>
              </w:rPr>
              <w:delText>2. Ý nghĩa thực tiễn</w:delText>
            </w:r>
            <w:r w:rsidDel="00FD137C">
              <w:rPr>
                <w:noProof/>
                <w:webHidden/>
              </w:rPr>
              <w:tab/>
              <w:delText>29</w:delText>
            </w:r>
          </w:del>
        </w:p>
        <w:p w14:paraId="1B1933C7" w14:textId="6A0B0F6E" w:rsidR="00FD137C" w:rsidDel="00FD137C" w:rsidRDefault="00FD137C">
          <w:pPr>
            <w:pStyle w:val="TOC2"/>
            <w:tabs>
              <w:tab w:val="right" w:leader="dot" w:pos="9395"/>
            </w:tabs>
            <w:rPr>
              <w:del w:id="205" w:author="minh thư" w:date="2025-08-19T18:37:00Z" w16du:dateUtc="2025-08-19T11:37:00Z"/>
              <w:noProof/>
            </w:rPr>
          </w:pPr>
          <w:del w:id="206" w:author="minh thư" w:date="2025-08-19T18:37:00Z" w16du:dateUtc="2025-08-19T11:37:00Z">
            <w:r w:rsidRPr="00FD137C" w:rsidDel="00FD137C">
              <w:rPr>
                <w:rStyle w:val="Hyperlink"/>
                <w:rFonts w:eastAsiaTheme="majorEastAsia"/>
                <w:noProof/>
                <w:lang w:val="vi-VN"/>
              </w:rPr>
              <w:delText>3. Hạn chế của nghiên cứu</w:delText>
            </w:r>
            <w:r w:rsidDel="00FD137C">
              <w:rPr>
                <w:noProof/>
                <w:webHidden/>
              </w:rPr>
              <w:tab/>
              <w:delText>30</w:delText>
            </w:r>
          </w:del>
        </w:p>
        <w:p w14:paraId="30E42918" w14:textId="2C345D89" w:rsidR="00FD137C" w:rsidDel="00FD137C" w:rsidRDefault="00FD137C">
          <w:pPr>
            <w:pStyle w:val="TOC2"/>
            <w:tabs>
              <w:tab w:val="right" w:leader="dot" w:pos="9395"/>
            </w:tabs>
            <w:rPr>
              <w:del w:id="207" w:author="minh thư" w:date="2025-08-19T18:37:00Z" w16du:dateUtc="2025-08-19T11:37:00Z"/>
              <w:noProof/>
            </w:rPr>
          </w:pPr>
          <w:del w:id="208" w:author="minh thư" w:date="2025-08-19T18:37:00Z" w16du:dateUtc="2025-08-19T11:37:00Z">
            <w:r w:rsidRPr="00FD137C" w:rsidDel="00FD137C">
              <w:rPr>
                <w:rStyle w:val="Hyperlink"/>
                <w:rFonts w:eastAsiaTheme="majorEastAsia"/>
                <w:noProof/>
                <w:lang w:val="vi-VN"/>
              </w:rPr>
              <w:delText>4. Kiến nghị</w:delText>
            </w:r>
            <w:r w:rsidDel="00FD137C">
              <w:rPr>
                <w:noProof/>
                <w:webHidden/>
              </w:rPr>
              <w:tab/>
              <w:delText>30</w:delText>
            </w:r>
          </w:del>
        </w:p>
        <w:p w14:paraId="3C09425B" w14:textId="0AF135D9" w:rsidR="00FD137C" w:rsidDel="00FD137C" w:rsidRDefault="00FD137C">
          <w:pPr>
            <w:pStyle w:val="TOC3"/>
            <w:tabs>
              <w:tab w:val="right" w:leader="dot" w:pos="9395"/>
            </w:tabs>
            <w:rPr>
              <w:del w:id="209" w:author="minh thư" w:date="2025-08-19T18:37:00Z" w16du:dateUtc="2025-08-19T11:37:00Z"/>
              <w:noProof/>
            </w:rPr>
          </w:pPr>
          <w:del w:id="210" w:author="minh thư" w:date="2025-08-19T18:37:00Z" w16du:dateUtc="2025-08-19T11:37:00Z">
            <w:r w:rsidRPr="00FD137C" w:rsidDel="00FD137C">
              <w:rPr>
                <w:rStyle w:val="Hyperlink"/>
                <w:rFonts w:eastAsiaTheme="majorEastAsia"/>
                <w:noProof/>
                <w:lang w:val="vi-VN"/>
              </w:rPr>
              <w:delText>1.1. 4.1. Đối với chính quyền</w:delText>
            </w:r>
            <w:r w:rsidDel="00FD137C">
              <w:rPr>
                <w:noProof/>
                <w:webHidden/>
              </w:rPr>
              <w:tab/>
              <w:delText>30</w:delText>
            </w:r>
          </w:del>
        </w:p>
        <w:p w14:paraId="4A435F38" w14:textId="03E408DB" w:rsidR="00FD137C" w:rsidDel="00FD137C" w:rsidRDefault="00FD137C">
          <w:pPr>
            <w:pStyle w:val="TOC3"/>
            <w:tabs>
              <w:tab w:val="right" w:leader="dot" w:pos="9395"/>
            </w:tabs>
            <w:rPr>
              <w:del w:id="211" w:author="minh thư" w:date="2025-08-19T18:37:00Z" w16du:dateUtc="2025-08-19T11:37:00Z"/>
              <w:noProof/>
            </w:rPr>
          </w:pPr>
          <w:del w:id="212" w:author="minh thư" w:date="2025-08-19T18:37:00Z" w16du:dateUtc="2025-08-19T11:37:00Z">
            <w:r w:rsidRPr="00FD137C" w:rsidDel="00FD137C">
              <w:rPr>
                <w:rStyle w:val="Hyperlink"/>
                <w:rFonts w:eastAsiaTheme="majorEastAsia"/>
                <w:noProof/>
                <w:lang w:val="vi-VN"/>
              </w:rPr>
              <w:delText>1.2. 4.2. Đối với cộng đồng</w:delText>
            </w:r>
            <w:r w:rsidDel="00FD137C">
              <w:rPr>
                <w:noProof/>
                <w:webHidden/>
              </w:rPr>
              <w:tab/>
              <w:delText>30</w:delText>
            </w:r>
          </w:del>
        </w:p>
        <w:p w14:paraId="15A8D019" w14:textId="6BB5BB04" w:rsidR="00FD137C" w:rsidDel="00FD137C" w:rsidRDefault="00FD137C">
          <w:pPr>
            <w:pStyle w:val="TOC3"/>
            <w:tabs>
              <w:tab w:val="right" w:leader="dot" w:pos="9395"/>
            </w:tabs>
            <w:rPr>
              <w:del w:id="213" w:author="minh thư" w:date="2025-08-19T18:37:00Z" w16du:dateUtc="2025-08-19T11:37:00Z"/>
              <w:noProof/>
            </w:rPr>
          </w:pPr>
          <w:del w:id="214" w:author="minh thư" w:date="2025-08-19T18:37:00Z" w16du:dateUtc="2025-08-19T11:37:00Z">
            <w:r w:rsidRPr="00FD137C" w:rsidDel="00FD137C">
              <w:rPr>
                <w:rStyle w:val="Hyperlink"/>
                <w:rFonts w:eastAsiaTheme="majorEastAsia"/>
                <w:noProof/>
                <w:lang w:val="vi-VN"/>
              </w:rPr>
              <w:delText>1.3. 4.3. Đối với hướng nghiên cứu tướng lai</w:delText>
            </w:r>
            <w:r w:rsidDel="00FD137C">
              <w:rPr>
                <w:noProof/>
                <w:webHidden/>
              </w:rPr>
              <w:tab/>
              <w:delText>31</w:delText>
            </w:r>
          </w:del>
        </w:p>
        <w:p w14:paraId="08440004" w14:textId="0ACC680A" w:rsidR="00FD137C" w:rsidDel="00FD137C" w:rsidRDefault="00FD137C">
          <w:pPr>
            <w:pStyle w:val="TOC2"/>
            <w:tabs>
              <w:tab w:val="right" w:leader="dot" w:pos="9395"/>
            </w:tabs>
            <w:rPr>
              <w:del w:id="215" w:author="minh thư" w:date="2025-08-19T18:37:00Z" w16du:dateUtc="2025-08-19T11:37:00Z"/>
              <w:noProof/>
            </w:rPr>
          </w:pPr>
          <w:del w:id="216" w:author="minh thư" w:date="2025-08-19T18:37:00Z" w16du:dateUtc="2025-08-19T11:37:00Z">
            <w:r w:rsidRPr="00FD137C" w:rsidDel="00FD137C">
              <w:rPr>
                <w:rStyle w:val="Hyperlink"/>
                <w:rFonts w:eastAsiaTheme="majorEastAsia"/>
                <w:noProof/>
              </w:rPr>
              <w:delText>5</w:delText>
            </w:r>
            <w:r w:rsidRPr="00FD137C" w:rsidDel="00FD137C">
              <w:rPr>
                <w:rStyle w:val="Hyperlink"/>
                <w:rFonts w:eastAsiaTheme="majorEastAsia"/>
                <w:noProof/>
                <w:lang w:val="vi-VN"/>
              </w:rPr>
              <w:delText>. Tổng kết</w:delText>
            </w:r>
            <w:r w:rsidDel="00FD137C">
              <w:rPr>
                <w:noProof/>
                <w:webHidden/>
              </w:rPr>
              <w:tab/>
              <w:delText>32</w:delText>
            </w:r>
          </w:del>
        </w:p>
        <w:p w14:paraId="7F7CFED4" w14:textId="144F7127" w:rsidR="00FD137C" w:rsidRDefault="00FD137C">
          <w:pPr>
            <w:rPr>
              <w:ins w:id="217" w:author="minh thư" w:date="2025-08-19T18:35:00Z" w16du:dateUtc="2025-08-19T11:35:00Z"/>
            </w:rPr>
          </w:pPr>
          <w:ins w:id="218" w:author="minh thư" w:date="2025-08-19T18:35:00Z" w16du:dateUtc="2025-08-19T11:35:00Z">
            <w:r>
              <w:rPr>
                <w:b/>
                <w:bCs/>
                <w:noProof/>
              </w:rPr>
              <w:fldChar w:fldCharType="end"/>
            </w:r>
          </w:ins>
        </w:p>
        <w:customXmlInsRangeStart w:id="219" w:author="minh thư" w:date="2025-08-19T18:35:00Z"/>
      </w:sdtContent>
    </w:sdt>
    <w:customXmlInsRangeEnd w:id="219"/>
    <w:p w14:paraId="0BCE78C5" w14:textId="060BC8C9" w:rsidR="000C1705" w:rsidDel="00FD137C" w:rsidRDefault="00AC4786" w:rsidP="00E47174">
      <w:pPr>
        <w:tabs>
          <w:tab w:val="left" w:pos="567"/>
        </w:tabs>
        <w:ind w:firstLine="284"/>
        <w:jc w:val="center"/>
        <w:rPr>
          <w:del w:id="220" w:author="minh thư" w:date="2025-08-19T18:35:00Z" w16du:dateUtc="2025-08-19T11:35:00Z"/>
        </w:rPr>
      </w:pPr>
      <w:del w:id="221" w:author="minh thư" w:date="2025-08-19T18:35:00Z" w16du:dateUtc="2025-08-19T11:35:00Z">
        <w:r w:rsidDel="00FD137C">
          <w:delText>(</w:delText>
        </w:r>
        <w:r w:rsidR="000216D2" w:rsidRPr="00321D03" w:rsidDel="00FD137C">
          <w:delText xml:space="preserve">Bold, </w:delText>
        </w:r>
        <w:r w:rsidR="00344F67" w:rsidRPr="00321D03" w:rsidDel="00FD137C">
          <w:delText>size</w:delText>
        </w:r>
        <w:r w:rsidR="00E57B3A" w:rsidRPr="00321D03" w:rsidDel="00FD137C">
          <w:delText xml:space="preserve"> 14)</w:delText>
        </w:r>
      </w:del>
    </w:p>
    <w:p w14:paraId="4DF6AC64" w14:textId="3E92B6D6" w:rsidR="00FD137C" w:rsidRPr="00321D03" w:rsidDel="00FD137C" w:rsidRDefault="00FD137C" w:rsidP="00FD137C">
      <w:pPr>
        <w:tabs>
          <w:tab w:val="right" w:leader="dot" w:pos="9356"/>
        </w:tabs>
        <w:spacing w:line="360" w:lineRule="auto"/>
        <w:ind w:firstLine="567"/>
        <w:jc w:val="both"/>
        <w:rPr>
          <w:del w:id="222" w:author="minh thư" w:date="2025-08-19T18:35:00Z" w16du:dateUtc="2025-08-19T11:35:00Z"/>
          <w:moveTo w:id="223" w:author="minh thư" w:date="2025-08-19T18:35:00Z" w16du:dateUtc="2025-08-19T11:35:00Z"/>
        </w:rPr>
      </w:pPr>
      <w:moveToRangeStart w:id="224" w:author="minh thư" w:date="2025-08-19T18:35:00Z" w:name="move206520954"/>
      <w:moveTo w:id="225" w:author="minh thư" w:date="2025-08-19T18:35:00Z" w16du:dateUtc="2025-08-19T11:35:00Z">
        <w:del w:id="226" w:author="minh thư" w:date="2025-08-19T18:35:00Z" w16du:dateUtc="2025-08-19T11:35:00Z">
          <w:r w:rsidRPr="00321D03" w:rsidDel="00FD137C">
            <w:delText>1.1.2</w:delText>
          </w:r>
          <w:r w:rsidDel="00FD137C">
            <w:tab/>
          </w:r>
        </w:del>
      </w:moveTo>
    </w:p>
    <w:p w14:paraId="0B405B03" w14:textId="30D30012" w:rsidR="00FD137C" w:rsidRPr="00321D03" w:rsidDel="00FD137C" w:rsidRDefault="00FD137C" w:rsidP="00FD137C">
      <w:pPr>
        <w:tabs>
          <w:tab w:val="right" w:leader="dot" w:pos="9356"/>
        </w:tabs>
        <w:spacing w:line="360" w:lineRule="auto"/>
        <w:ind w:firstLine="567"/>
        <w:jc w:val="both"/>
        <w:rPr>
          <w:del w:id="227" w:author="minh thư" w:date="2025-08-19T18:35:00Z" w16du:dateUtc="2025-08-19T11:35:00Z"/>
          <w:moveTo w:id="228" w:author="minh thư" w:date="2025-08-19T18:35:00Z" w16du:dateUtc="2025-08-19T11:35:00Z"/>
        </w:rPr>
      </w:pPr>
      <w:moveTo w:id="229" w:author="minh thư" w:date="2025-08-19T18:35:00Z" w16du:dateUtc="2025-08-19T11:35:00Z">
        <w:del w:id="230" w:author="minh thư" w:date="2025-08-19T18:35:00Z" w16du:dateUtc="2025-08-19T11:35:00Z">
          <w:r w:rsidRPr="00321D03" w:rsidDel="00FD137C">
            <w:delText>1.1.3</w:delText>
          </w:r>
          <w:r w:rsidDel="00FD137C">
            <w:tab/>
          </w:r>
        </w:del>
      </w:moveTo>
    </w:p>
    <w:p w14:paraId="3EF03E08" w14:textId="0CE5BE8E" w:rsidR="00FD137C" w:rsidRPr="008D347E" w:rsidDel="00FD137C" w:rsidRDefault="00FD137C" w:rsidP="00FD137C">
      <w:pPr>
        <w:tabs>
          <w:tab w:val="right" w:leader="dot" w:pos="9356"/>
        </w:tabs>
        <w:spacing w:line="360" w:lineRule="auto"/>
        <w:ind w:firstLine="284"/>
        <w:jc w:val="both"/>
        <w:rPr>
          <w:del w:id="231" w:author="minh thư" w:date="2025-08-19T18:35:00Z" w16du:dateUtc="2025-08-19T11:35:00Z"/>
          <w:moveTo w:id="232" w:author="minh thư" w:date="2025-08-19T18:35:00Z" w16du:dateUtc="2025-08-19T11:35:00Z"/>
        </w:rPr>
      </w:pPr>
      <w:moveTo w:id="233" w:author="minh thư" w:date="2025-08-19T18:35:00Z" w16du:dateUtc="2025-08-19T11:35:00Z">
        <w:del w:id="234" w:author="minh thư" w:date="2025-08-19T18:35:00Z" w16du:dateUtc="2025-08-19T11:35:00Z">
          <w:r w:rsidRPr="008D347E" w:rsidDel="00FD137C">
            <w:delText xml:space="preserve">1.2 </w:delText>
          </w:r>
          <w:r w:rsidRPr="008D347E" w:rsidDel="00FD137C">
            <w:tab/>
            <w:delText>7</w:delText>
          </w:r>
          <w:r w:rsidRPr="008D347E" w:rsidDel="00FD137C">
            <w:tab/>
          </w:r>
        </w:del>
      </w:moveTo>
    </w:p>
    <w:p w14:paraId="21889EBC" w14:textId="761E1546" w:rsidR="00FD137C" w:rsidRPr="00321D03" w:rsidDel="00FD137C" w:rsidRDefault="00FD137C" w:rsidP="00FD137C">
      <w:pPr>
        <w:tabs>
          <w:tab w:val="right" w:leader="dot" w:pos="9356"/>
        </w:tabs>
        <w:spacing w:line="360" w:lineRule="auto"/>
        <w:ind w:firstLine="567"/>
        <w:jc w:val="both"/>
        <w:rPr>
          <w:del w:id="235" w:author="minh thư" w:date="2025-08-19T18:35:00Z" w16du:dateUtc="2025-08-19T11:35:00Z"/>
          <w:moveTo w:id="236" w:author="minh thư" w:date="2025-08-19T18:35:00Z" w16du:dateUtc="2025-08-19T11:35:00Z"/>
        </w:rPr>
      </w:pPr>
      <w:moveTo w:id="237" w:author="minh thư" w:date="2025-08-19T18:35:00Z" w16du:dateUtc="2025-08-19T11:35:00Z">
        <w:del w:id="238" w:author="minh thư" w:date="2025-08-19T18:35:00Z" w16du:dateUtc="2025-08-19T11:35:00Z">
          <w:r w:rsidRPr="00321D03" w:rsidDel="00FD137C">
            <w:delText>1.2.1</w:delText>
          </w:r>
          <w:r w:rsidRPr="00321D03" w:rsidDel="00FD137C">
            <w:tab/>
          </w:r>
          <w:r w:rsidRPr="00321D03" w:rsidDel="00FD137C">
            <w:tab/>
          </w:r>
        </w:del>
      </w:moveTo>
    </w:p>
    <w:p w14:paraId="113E665F" w14:textId="6B25EB70" w:rsidR="00FD137C" w:rsidRPr="00321D03" w:rsidDel="00FD137C" w:rsidRDefault="00FD137C" w:rsidP="00FD137C">
      <w:pPr>
        <w:tabs>
          <w:tab w:val="right" w:leader="dot" w:pos="9356"/>
        </w:tabs>
        <w:spacing w:line="360" w:lineRule="auto"/>
        <w:ind w:firstLine="567"/>
        <w:jc w:val="both"/>
        <w:rPr>
          <w:del w:id="239" w:author="minh thư" w:date="2025-08-19T18:35:00Z" w16du:dateUtc="2025-08-19T11:35:00Z"/>
          <w:moveTo w:id="240" w:author="minh thư" w:date="2025-08-19T18:35:00Z" w16du:dateUtc="2025-08-19T11:35:00Z"/>
        </w:rPr>
      </w:pPr>
      <w:moveTo w:id="241" w:author="minh thư" w:date="2025-08-19T18:35:00Z" w16du:dateUtc="2025-08-19T11:35:00Z">
        <w:del w:id="242" w:author="minh thư" w:date="2025-08-19T18:35:00Z" w16du:dateUtc="2025-08-19T11:35:00Z">
          <w:r w:rsidRPr="00321D03" w:rsidDel="00FD137C">
            <w:delText>1.2.2</w:delText>
          </w:r>
          <w:r w:rsidDel="00FD137C">
            <w:tab/>
          </w:r>
        </w:del>
      </w:moveTo>
    </w:p>
    <w:p w14:paraId="21E9F659" w14:textId="52770449" w:rsidR="00FD137C" w:rsidRPr="00321D03" w:rsidDel="00FD137C" w:rsidRDefault="00FD137C" w:rsidP="00FD137C">
      <w:pPr>
        <w:tabs>
          <w:tab w:val="right" w:leader="dot" w:pos="9356"/>
        </w:tabs>
        <w:spacing w:line="360" w:lineRule="auto"/>
        <w:ind w:firstLine="567"/>
        <w:jc w:val="both"/>
        <w:rPr>
          <w:del w:id="243" w:author="minh thư" w:date="2025-08-19T18:35:00Z" w16du:dateUtc="2025-08-19T11:35:00Z"/>
          <w:moveTo w:id="244" w:author="minh thư" w:date="2025-08-19T18:35:00Z" w16du:dateUtc="2025-08-19T11:35:00Z"/>
          <w:b/>
        </w:rPr>
      </w:pPr>
      <w:moveTo w:id="245" w:author="minh thư" w:date="2025-08-19T18:35:00Z" w16du:dateUtc="2025-08-19T11:35:00Z">
        <w:del w:id="246" w:author="minh thư" w:date="2025-08-19T18:35:00Z" w16du:dateUtc="2025-08-19T11:35:00Z">
          <w:r w:rsidDel="00FD137C">
            <w:rPr>
              <w:b/>
            </w:rPr>
            <w:delText>….</w:delText>
          </w:r>
        </w:del>
      </w:moveTo>
    </w:p>
    <w:p w14:paraId="279C71C6" w14:textId="31FD9A56" w:rsidR="00FD137C" w:rsidRPr="00321D03" w:rsidDel="00FD137C" w:rsidRDefault="00FD137C" w:rsidP="00FD137C">
      <w:pPr>
        <w:tabs>
          <w:tab w:val="right" w:leader="dot" w:pos="9356"/>
        </w:tabs>
        <w:spacing w:line="360" w:lineRule="auto"/>
        <w:ind w:firstLine="284"/>
        <w:jc w:val="both"/>
        <w:rPr>
          <w:del w:id="247" w:author="minh thư" w:date="2025-08-19T18:35:00Z" w16du:dateUtc="2025-08-19T11:35:00Z"/>
          <w:moveTo w:id="248" w:author="minh thư" w:date="2025-08-19T18:35:00Z" w16du:dateUtc="2025-08-19T11:35:00Z"/>
        </w:rPr>
      </w:pPr>
      <w:moveTo w:id="249" w:author="minh thư" w:date="2025-08-19T18:35:00Z" w16du:dateUtc="2025-08-19T11:35:00Z">
        <w:del w:id="250" w:author="minh thư" w:date="2025-08-19T18:35:00Z" w16du:dateUtc="2025-08-19T11:35:00Z">
          <w:r w:rsidRPr="00321D03" w:rsidDel="00FD137C">
            <w:rPr>
              <w:b/>
            </w:rPr>
            <w:delText>Chương 2</w:delText>
          </w:r>
          <w:r w:rsidRPr="00AC4786" w:rsidDel="00FD137C">
            <w:rPr>
              <w:b/>
            </w:rPr>
            <w:tab/>
          </w:r>
          <w:r w:rsidRPr="001539A3" w:rsidDel="00FD137C">
            <w:delText>30</w:delText>
          </w:r>
          <w:r w:rsidRPr="00321D03" w:rsidDel="00FD137C">
            <w:rPr>
              <w:b/>
            </w:rPr>
            <w:tab/>
          </w:r>
        </w:del>
      </w:moveTo>
    </w:p>
    <w:p w14:paraId="37C590AC" w14:textId="6A2D97E0" w:rsidR="00FD137C" w:rsidRPr="001539A3" w:rsidDel="00FD137C" w:rsidRDefault="00FD137C" w:rsidP="00FD137C">
      <w:pPr>
        <w:tabs>
          <w:tab w:val="right" w:leader="dot" w:pos="9356"/>
        </w:tabs>
        <w:spacing w:line="360" w:lineRule="auto"/>
        <w:ind w:firstLine="284"/>
        <w:jc w:val="both"/>
        <w:rPr>
          <w:del w:id="251" w:author="minh thư" w:date="2025-08-19T18:35:00Z" w16du:dateUtc="2025-08-19T11:35:00Z"/>
          <w:moveTo w:id="252" w:author="minh thư" w:date="2025-08-19T18:35:00Z" w16du:dateUtc="2025-08-19T11:35:00Z"/>
        </w:rPr>
      </w:pPr>
      <w:moveTo w:id="253" w:author="minh thư" w:date="2025-08-19T18:35:00Z" w16du:dateUtc="2025-08-19T11:35:00Z">
        <w:del w:id="254" w:author="minh thư" w:date="2025-08-19T18:35:00Z" w16du:dateUtc="2025-08-19T11:35:00Z">
          <w:r w:rsidRPr="001539A3" w:rsidDel="00FD137C">
            <w:delText>2.1</w:delText>
          </w:r>
          <w:r w:rsidDel="00FD137C">
            <w:tab/>
            <w:delText>30</w:delText>
          </w:r>
        </w:del>
      </w:moveTo>
    </w:p>
    <w:p w14:paraId="314BE4DC" w14:textId="32D5BD87" w:rsidR="00FD137C" w:rsidRPr="00321D03" w:rsidDel="00FD137C" w:rsidRDefault="00FD137C" w:rsidP="00FD137C">
      <w:pPr>
        <w:tabs>
          <w:tab w:val="right" w:leader="dot" w:pos="9356"/>
        </w:tabs>
        <w:spacing w:line="360" w:lineRule="auto"/>
        <w:ind w:firstLine="567"/>
        <w:jc w:val="both"/>
        <w:rPr>
          <w:del w:id="255" w:author="minh thư" w:date="2025-08-19T18:35:00Z" w16du:dateUtc="2025-08-19T11:35:00Z"/>
          <w:moveTo w:id="256" w:author="minh thư" w:date="2025-08-19T18:35:00Z" w16du:dateUtc="2025-08-19T11:35:00Z"/>
        </w:rPr>
      </w:pPr>
      <w:moveTo w:id="257" w:author="minh thư" w:date="2025-08-19T18:35:00Z" w16du:dateUtc="2025-08-19T11:35:00Z">
        <w:del w:id="258" w:author="minh thư" w:date="2025-08-19T18:35:00Z" w16du:dateUtc="2025-08-19T11:35:00Z">
          <w:r w:rsidRPr="00321D03" w:rsidDel="00FD137C">
            <w:delText>2.1.1</w:delText>
          </w:r>
          <w:r w:rsidDel="00FD137C">
            <w:tab/>
          </w:r>
        </w:del>
      </w:moveTo>
    </w:p>
    <w:p w14:paraId="4797A59C" w14:textId="3F17057D" w:rsidR="00FD137C" w:rsidRPr="00321D03" w:rsidDel="00FD137C" w:rsidRDefault="00FD137C" w:rsidP="00FD137C">
      <w:pPr>
        <w:tabs>
          <w:tab w:val="right" w:leader="dot" w:pos="9356"/>
        </w:tabs>
        <w:spacing w:line="360" w:lineRule="auto"/>
        <w:ind w:firstLine="567"/>
        <w:jc w:val="both"/>
        <w:rPr>
          <w:del w:id="259" w:author="minh thư" w:date="2025-08-19T18:35:00Z" w16du:dateUtc="2025-08-19T11:35:00Z"/>
          <w:moveTo w:id="260" w:author="minh thư" w:date="2025-08-19T18:35:00Z" w16du:dateUtc="2025-08-19T11:35:00Z"/>
        </w:rPr>
      </w:pPr>
      <w:moveTo w:id="261" w:author="minh thư" w:date="2025-08-19T18:35:00Z" w16du:dateUtc="2025-08-19T11:35:00Z">
        <w:del w:id="262" w:author="minh thư" w:date="2025-08-19T18:35:00Z" w16du:dateUtc="2025-08-19T11:35:00Z">
          <w:r w:rsidRPr="00321D03" w:rsidDel="00FD137C">
            <w:delText>2.1.2</w:delText>
          </w:r>
          <w:r w:rsidDel="00FD137C">
            <w:tab/>
          </w:r>
        </w:del>
      </w:moveTo>
    </w:p>
    <w:p w14:paraId="1FB93BC6" w14:textId="673B04E3" w:rsidR="00FD137C" w:rsidRPr="00321D03" w:rsidDel="00FD137C" w:rsidRDefault="00FD137C" w:rsidP="00FD137C">
      <w:pPr>
        <w:tabs>
          <w:tab w:val="right" w:leader="dot" w:pos="9356"/>
        </w:tabs>
        <w:spacing w:line="360" w:lineRule="auto"/>
        <w:ind w:firstLine="567"/>
        <w:jc w:val="both"/>
        <w:rPr>
          <w:del w:id="263" w:author="minh thư" w:date="2025-08-19T18:35:00Z" w16du:dateUtc="2025-08-19T11:35:00Z"/>
          <w:moveTo w:id="264" w:author="minh thư" w:date="2025-08-19T18:35:00Z" w16du:dateUtc="2025-08-19T11:35:00Z"/>
        </w:rPr>
      </w:pPr>
      <w:moveTo w:id="265" w:author="minh thư" w:date="2025-08-19T18:35:00Z" w16du:dateUtc="2025-08-19T11:35:00Z">
        <w:del w:id="266" w:author="minh thư" w:date="2025-08-19T18:35:00Z" w16du:dateUtc="2025-08-19T11:35:00Z">
          <w:r w:rsidDel="00FD137C">
            <w:rPr>
              <w:b/>
            </w:rPr>
            <w:delText>….</w:delText>
          </w:r>
        </w:del>
      </w:moveTo>
    </w:p>
    <w:p w14:paraId="2036D633" w14:textId="6F77E2C5" w:rsidR="00FD137C" w:rsidRPr="00321D03" w:rsidDel="00FD137C" w:rsidRDefault="00FD137C" w:rsidP="00FD137C">
      <w:pPr>
        <w:tabs>
          <w:tab w:val="right" w:leader="dot" w:pos="9356"/>
        </w:tabs>
        <w:spacing w:line="360" w:lineRule="auto"/>
        <w:ind w:firstLine="284"/>
        <w:jc w:val="both"/>
        <w:rPr>
          <w:del w:id="267" w:author="minh thư" w:date="2025-08-19T18:35:00Z" w16du:dateUtc="2025-08-19T11:35:00Z"/>
          <w:moveTo w:id="268" w:author="minh thư" w:date="2025-08-19T18:35:00Z" w16du:dateUtc="2025-08-19T11:35:00Z"/>
        </w:rPr>
      </w:pPr>
      <w:moveTo w:id="269" w:author="minh thư" w:date="2025-08-19T18:35:00Z" w16du:dateUtc="2025-08-19T11:35:00Z">
        <w:del w:id="270" w:author="minh thư" w:date="2025-08-19T18:35:00Z" w16du:dateUtc="2025-08-19T11:35:00Z">
          <w:r w:rsidRPr="00321D03" w:rsidDel="00FD137C">
            <w:rPr>
              <w:b/>
            </w:rPr>
            <w:delText xml:space="preserve">KẾT LUẬN </w:delText>
          </w:r>
          <w:r w:rsidDel="00FD137C">
            <w:rPr>
              <w:b/>
            </w:rPr>
            <w:tab/>
          </w:r>
          <w:r w:rsidRPr="001539A3" w:rsidDel="00FD137C">
            <w:delText>120</w:delText>
          </w:r>
          <w:r w:rsidRPr="00321D03" w:rsidDel="00FD137C">
            <w:rPr>
              <w:b/>
            </w:rPr>
            <w:tab/>
          </w:r>
        </w:del>
      </w:moveTo>
    </w:p>
    <w:p w14:paraId="72C43000" w14:textId="33BBAFBC" w:rsidR="00FD137C" w:rsidRPr="00321D03" w:rsidDel="00FD137C" w:rsidRDefault="00FD137C" w:rsidP="00FD137C">
      <w:pPr>
        <w:tabs>
          <w:tab w:val="right" w:leader="dot" w:pos="9356"/>
        </w:tabs>
        <w:spacing w:line="360" w:lineRule="auto"/>
        <w:ind w:firstLine="284"/>
        <w:jc w:val="both"/>
        <w:rPr>
          <w:del w:id="271" w:author="minh thư" w:date="2025-08-19T18:35:00Z" w16du:dateUtc="2025-08-19T11:35:00Z"/>
          <w:moveTo w:id="272" w:author="minh thư" w:date="2025-08-19T18:35:00Z" w16du:dateUtc="2025-08-19T11:35:00Z"/>
        </w:rPr>
      </w:pPr>
      <w:moveTo w:id="273" w:author="minh thư" w:date="2025-08-19T18:35:00Z" w16du:dateUtc="2025-08-19T11:35:00Z">
        <w:del w:id="274" w:author="minh thư" w:date="2025-08-19T18:35:00Z" w16du:dateUtc="2025-08-19T11:35:00Z">
          <w:r w:rsidRPr="00321D03" w:rsidDel="00FD137C">
            <w:rPr>
              <w:b/>
            </w:rPr>
            <w:delText>PHỤ LỤC</w:delText>
          </w:r>
          <w:r w:rsidRPr="00321D03" w:rsidDel="00FD137C">
            <w:rPr>
              <w:b/>
            </w:rPr>
            <w:tab/>
          </w:r>
          <w:r w:rsidRPr="008D347E" w:rsidDel="00FD137C">
            <w:rPr>
              <w:b/>
            </w:rPr>
            <w:delText>122</w:delText>
          </w:r>
          <w:r w:rsidRPr="00321D03" w:rsidDel="00FD137C">
            <w:rPr>
              <w:b/>
            </w:rPr>
            <w:tab/>
            <w:delText xml:space="preserve"> </w:delText>
          </w:r>
        </w:del>
      </w:moveTo>
    </w:p>
    <w:p w14:paraId="6B726928" w14:textId="748806E4" w:rsidR="00FD137C" w:rsidRPr="00321D03" w:rsidDel="00FD137C" w:rsidRDefault="00FD137C" w:rsidP="00FD137C">
      <w:pPr>
        <w:tabs>
          <w:tab w:val="right" w:leader="dot" w:pos="9356"/>
        </w:tabs>
        <w:spacing w:line="360" w:lineRule="auto"/>
        <w:ind w:firstLine="284"/>
        <w:jc w:val="both"/>
        <w:rPr>
          <w:del w:id="275" w:author="minh thư" w:date="2025-08-19T18:35:00Z" w16du:dateUtc="2025-08-19T11:35:00Z"/>
          <w:moveTo w:id="276" w:author="minh thư" w:date="2025-08-19T18:35:00Z" w16du:dateUtc="2025-08-19T11:35:00Z"/>
        </w:rPr>
      </w:pPr>
      <w:moveTo w:id="277" w:author="minh thư" w:date="2025-08-19T18:35:00Z" w16du:dateUtc="2025-08-19T11:35:00Z">
        <w:del w:id="278" w:author="minh thư" w:date="2025-08-19T18:35:00Z" w16du:dateUtc="2025-08-19T11:35:00Z">
          <w:r w:rsidRPr="00321D03" w:rsidDel="00FD137C">
            <w:rPr>
              <w:b/>
            </w:rPr>
            <w:delText>DANH MỤC TÀI LIỆU TAM KHẢO</w:delText>
          </w:r>
          <w:r w:rsidRPr="00321D03" w:rsidDel="00FD137C">
            <w:rPr>
              <w:b/>
            </w:rPr>
            <w:tab/>
          </w:r>
          <w:r w:rsidRPr="008D347E" w:rsidDel="00FD137C">
            <w:rPr>
              <w:b/>
            </w:rPr>
            <w:delText>127</w:delText>
          </w:r>
          <w:r w:rsidRPr="008D347E" w:rsidDel="00FD137C">
            <w:rPr>
              <w:b/>
            </w:rPr>
            <w:tab/>
          </w:r>
          <w:r w:rsidDel="00FD137C">
            <w:rPr>
              <w:b/>
            </w:rPr>
            <w:delText xml:space="preserve"> </w:delText>
          </w:r>
        </w:del>
      </w:moveTo>
    </w:p>
    <w:p w14:paraId="1F3918CC" w14:textId="2B328372" w:rsidR="00FD137C" w:rsidRPr="00321D03" w:rsidDel="00FD137C" w:rsidRDefault="00FD137C" w:rsidP="00FD137C">
      <w:pPr>
        <w:tabs>
          <w:tab w:val="left" w:pos="567"/>
        </w:tabs>
        <w:spacing w:line="360" w:lineRule="auto"/>
        <w:ind w:left="720" w:firstLine="284"/>
        <w:jc w:val="both"/>
        <w:rPr>
          <w:del w:id="279" w:author="minh thư" w:date="2025-08-19T18:35:00Z" w16du:dateUtc="2025-08-19T11:35:00Z"/>
          <w:moveTo w:id="280" w:author="minh thư" w:date="2025-08-19T18:35:00Z" w16du:dateUtc="2025-08-19T11:35:00Z"/>
        </w:rPr>
      </w:pPr>
      <w:moveTo w:id="281" w:author="minh thư" w:date="2025-08-19T18:35:00Z" w16du:dateUtc="2025-08-19T11:35:00Z">
        <w:del w:id="282" w:author="minh thư" w:date="2025-08-19T18:35:00Z" w16du:dateUtc="2025-08-19T11:35:00Z">
          <w:r w:rsidRPr="00321D03" w:rsidDel="00FD137C">
            <w:rPr>
              <w:b/>
            </w:rPr>
            <w:delText>Ghi chú:</w:delText>
          </w:r>
          <w:r w:rsidRPr="00321D03" w:rsidDel="00FD137C">
            <w:delText xml:space="preserve"> </w:delText>
          </w:r>
        </w:del>
      </w:moveTo>
    </w:p>
    <w:p w14:paraId="6C7907EC" w14:textId="592408F4" w:rsidR="00FD137C" w:rsidRPr="00321D03" w:rsidDel="00FD137C" w:rsidRDefault="00FD137C" w:rsidP="00FD137C">
      <w:pPr>
        <w:tabs>
          <w:tab w:val="left" w:pos="567"/>
        </w:tabs>
        <w:spacing w:line="360" w:lineRule="auto"/>
        <w:ind w:left="720" w:firstLine="284"/>
        <w:jc w:val="both"/>
        <w:rPr>
          <w:del w:id="283" w:author="minh thư" w:date="2025-08-19T18:35:00Z" w16du:dateUtc="2025-08-19T11:35:00Z"/>
          <w:moveTo w:id="284" w:author="minh thư" w:date="2025-08-19T18:35:00Z" w16du:dateUtc="2025-08-19T11:35:00Z"/>
        </w:rPr>
      </w:pPr>
      <w:moveTo w:id="285" w:author="minh thư" w:date="2025-08-19T18:35:00Z" w16du:dateUtc="2025-08-19T11:35:00Z">
        <w:del w:id="286" w:author="minh thư" w:date="2025-08-19T18:35:00Z" w16du:dateUtc="2025-08-19T11:35:00Z">
          <w:r w:rsidRPr="00321D03" w:rsidDel="00FD137C">
            <w:delText xml:space="preserve">- </w:delText>
          </w:r>
          <w:r w:rsidDel="00FD137C">
            <w:delText xml:space="preserve">In đậm và in hoa </w:delText>
          </w:r>
          <w:r w:rsidRPr="00321D03" w:rsidDel="00FD137C">
            <w:delText>tiêu đề của các chương, mục lớn</w:delText>
          </w:r>
        </w:del>
      </w:moveTo>
    </w:p>
    <w:p w14:paraId="7A31E350" w14:textId="604ED25F" w:rsidR="00FD137C" w:rsidRPr="00321D03" w:rsidDel="00FD137C" w:rsidRDefault="00FD137C" w:rsidP="00FD137C">
      <w:pPr>
        <w:tabs>
          <w:tab w:val="left" w:pos="567"/>
        </w:tabs>
        <w:spacing w:line="360" w:lineRule="auto"/>
        <w:ind w:left="720" w:firstLine="284"/>
        <w:jc w:val="both"/>
        <w:rPr>
          <w:del w:id="287" w:author="minh thư" w:date="2025-08-19T18:35:00Z" w16du:dateUtc="2025-08-19T11:35:00Z"/>
          <w:moveTo w:id="288" w:author="minh thư" w:date="2025-08-19T18:35:00Z" w16du:dateUtc="2025-08-19T11:35:00Z"/>
        </w:rPr>
      </w:pPr>
      <w:moveTo w:id="289" w:author="minh thư" w:date="2025-08-19T18:35:00Z" w16du:dateUtc="2025-08-19T11:35:00Z">
        <w:del w:id="290" w:author="minh thư" w:date="2025-08-19T18:35:00Z" w16du:dateUtc="2025-08-19T11:35:00Z">
          <w:r w:rsidRPr="00321D03" w:rsidDel="00FD137C">
            <w:delText>- Chữ số thứ nhất chỉ thứ tự chương</w:delText>
          </w:r>
        </w:del>
      </w:moveTo>
    </w:p>
    <w:p w14:paraId="66EA7A8F" w14:textId="092870C1" w:rsidR="00FD137C" w:rsidRPr="00321D03" w:rsidDel="00FD137C" w:rsidRDefault="00FD137C" w:rsidP="00FD137C">
      <w:pPr>
        <w:tabs>
          <w:tab w:val="left" w:pos="567"/>
        </w:tabs>
        <w:spacing w:line="360" w:lineRule="auto"/>
        <w:ind w:left="720" w:firstLine="284"/>
        <w:jc w:val="both"/>
        <w:rPr>
          <w:del w:id="291" w:author="minh thư" w:date="2025-08-19T18:35:00Z" w16du:dateUtc="2025-08-19T11:35:00Z"/>
          <w:moveTo w:id="292" w:author="minh thư" w:date="2025-08-19T18:35:00Z" w16du:dateUtc="2025-08-19T11:35:00Z"/>
        </w:rPr>
      </w:pPr>
      <w:moveTo w:id="293" w:author="minh thư" w:date="2025-08-19T18:35:00Z" w16du:dateUtc="2025-08-19T11:35:00Z">
        <w:del w:id="294" w:author="minh thư" w:date="2025-08-19T18:35:00Z" w16du:dateUtc="2025-08-19T11:35:00Z">
          <w:r w:rsidRPr="00321D03" w:rsidDel="00FD137C">
            <w:delText>- Ch</w:delText>
          </w:r>
          <w:r w:rsidDel="00FD137C">
            <w:delText>ữ</w:delText>
          </w:r>
          <w:r w:rsidRPr="00321D03" w:rsidDel="00FD137C">
            <w:delText xml:space="preserve"> số thứ 2 chỉ thứ tự mục trong chương</w:delText>
          </w:r>
        </w:del>
      </w:moveTo>
    </w:p>
    <w:p w14:paraId="4C6C9B96" w14:textId="3D6C3CDC" w:rsidR="00FD137C" w:rsidDel="00FD137C" w:rsidRDefault="00FD137C" w:rsidP="00FD137C">
      <w:pPr>
        <w:tabs>
          <w:tab w:val="left" w:pos="567"/>
        </w:tabs>
        <w:spacing w:line="360" w:lineRule="auto"/>
        <w:ind w:left="720" w:firstLine="284"/>
        <w:jc w:val="both"/>
        <w:rPr>
          <w:del w:id="295" w:author="minh thư" w:date="2025-08-19T18:35:00Z" w16du:dateUtc="2025-08-19T11:35:00Z"/>
          <w:moveTo w:id="296" w:author="minh thư" w:date="2025-08-19T18:35:00Z" w16du:dateUtc="2025-08-19T11:35:00Z"/>
        </w:rPr>
      </w:pPr>
      <w:moveTo w:id="297" w:author="minh thư" w:date="2025-08-19T18:35:00Z" w16du:dateUtc="2025-08-19T11:35:00Z">
        <w:del w:id="298" w:author="minh thư" w:date="2025-08-19T18:35:00Z" w16du:dateUtc="2025-08-19T11:35:00Z">
          <w:r w:rsidRPr="00321D03" w:rsidDel="00FD137C">
            <w:delText>- Chữ số thứ 3,…,</w:delText>
          </w:r>
          <w:r w:rsidDel="00FD137C">
            <w:delText xml:space="preserve"> </w:delText>
          </w:r>
          <w:r w:rsidRPr="00321D03" w:rsidDel="00FD137C">
            <w:delText>chỉ thứ tự các tiểu mục</w:delText>
          </w:r>
        </w:del>
      </w:moveTo>
    </w:p>
    <w:moveToRangeEnd w:id="224"/>
    <w:p w14:paraId="0AFBC369" w14:textId="54F0677C" w:rsidR="001539A3" w:rsidDel="00FD137C" w:rsidRDefault="001539A3" w:rsidP="00FB13FF">
      <w:pPr>
        <w:tabs>
          <w:tab w:val="left" w:pos="567"/>
        </w:tabs>
        <w:ind w:left="720" w:firstLine="284"/>
        <w:jc w:val="both"/>
        <w:rPr>
          <w:del w:id="299" w:author="minh thư" w:date="2025-08-19T18:35:00Z" w16du:dateUtc="2025-08-19T11:35:00Z"/>
        </w:rPr>
      </w:pPr>
    </w:p>
    <w:p w14:paraId="77843C34" w14:textId="05AB08A3" w:rsidR="006143E7" w:rsidRPr="00E47174" w:rsidDel="00FD137C" w:rsidRDefault="006143E7" w:rsidP="00AC4786">
      <w:pPr>
        <w:tabs>
          <w:tab w:val="right" w:leader="dot" w:pos="9356"/>
        </w:tabs>
        <w:spacing w:line="360" w:lineRule="auto"/>
        <w:ind w:firstLine="284"/>
        <w:jc w:val="both"/>
        <w:rPr>
          <w:del w:id="300" w:author="minh thư" w:date="2025-08-19T18:35:00Z" w16du:dateUtc="2025-08-19T11:35:00Z"/>
          <w:b/>
        </w:rPr>
      </w:pPr>
      <w:del w:id="301" w:author="minh thư" w:date="2025-08-19T18:35:00Z" w16du:dateUtc="2025-08-19T11:35:00Z">
        <w:r w:rsidRPr="00E47174" w:rsidDel="00FD137C">
          <w:rPr>
            <w:b/>
          </w:rPr>
          <w:delText>Lời mở đầu:</w:delText>
        </w:r>
        <w:r w:rsidR="009C1B57" w:rsidRPr="00E47174" w:rsidDel="00FD137C">
          <w:rPr>
            <w:b/>
          </w:rPr>
          <w:delText xml:space="preserve"> (size 13)</w:delText>
        </w:r>
        <w:r w:rsidR="00AC4786" w:rsidDel="00FD137C">
          <w:rPr>
            <w:b/>
          </w:rPr>
          <w:tab/>
        </w:r>
        <w:r w:rsidR="008D347E" w:rsidDel="00FD137C">
          <w:rPr>
            <w:b/>
          </w:rPr>
          <w:tab/>
        </w:r>
      </w:del>
    </w:p>
    <w:p w14:paraId="27068569" w14:textId="5F7D0C07" w:rsidR="000C1705" w:rsidRPr="001539A3" w:rsidDel="00FD137C" w:rsidRDefault="000C1705" w:rsidP="00AC4786">
      <w:pPr>
        <w:tabs>
          <w:tab w:val="right" w:leader="dot" w:pos="9356"/>
        </w:tabs>
        <w:spacing w:line="360" w:lineRule="auto"/>
        <w:ind w:firstLine="284"/>
        <w:jc w:val="both"/>
        <w:rPr>
          <w:del w:id="302" w:author="minh thư" w:date="2025-08-19T18:35:00Z" w16du:dateUtc="2025-08-19T11:35:00Z"/>
        </w:rPr>
      </w:pPr>
      <w:del w:id="303" w:author="minh thư" w:date="2025-08-19T18:35:00Z" w16du:dateUtc="2025-08-19T11:35:00Z">
        <w:r w:rsidRPr="00E47174" w:rsidDel="00FD137C">
          <w:rPr>
            <w:b/>
          </w:rPr>
          <w:delText xml:space="preserve">Chương </w:delText>
        </w:r>
        <w:r w:rsidR="003537E4" w:rsidRPr="00E47174" w:rsidDel="00FD137C">
          <w:rPr>
            <w:b/>
          </w:rPr>
          <w:delText>1</w:delText>
        </w:r>
        <w:r w:rsidRPr="00321D03" w:rsidDel="00FD137C">
          <w:delText>.</w:delText>
        </w:r>
        <w:r w:rsidR="00E57B3A" w:rsidRPr="00321D03" w:rsidDel="00FD137C">
          <w:delText>..................................................</w:delText>
        </w:r>
        <w:r w:rsidR="003537E4" w:rsidRPr="00321D03" w:rsidDel="00FD137C">
          <w:tab/>
        </w:r>
        <w:r w:rsidR="001539A3" w:rsidDel="00FD137C">
          <w:delText>1</w:delText>
        </w:r>
        <w:r w:rsidR="003537E4" w:rsidRPr="00321D03" w:rsidDel="00FD137C">
          <w:tab/>
        </w:r>
      </w:del>
    </w:p>
    <w:p w14:paraId="4038E3FD" w14:textId="5513F148" w:rsidR="000D3326" w:rsidRPr="00321D03" w:rsidDel="00FD137C" w:rsidRDefault="000D3326" w:rsidP="00AC4786">
      <w:pPr>
        <w:tabs>
          <w:tab w:val="right" w:leader="dot" w:pos="9356"/>
        </w:tabs>
        <w:spacing w:line="360" w:lineRule="auto"/>
        <w:ind w:firstLine="284"/>
        <w:jc w:val="both"/>
        <w:rPr>
          <w:del w:id="304" w:author="minh thư" w:date="2025-08-19T18:35:00Z" w16du:dateUtc="2025-08-19T11:35:00Z"/>
        </w:rPr>
      </w:pPr>
      <w:del w:id="305" w:author="minh thư" w:date="2025-08-19T18:35:00Z" w16du:dateUtc="2025-08-19T11:35:00Z">
        <w:r w:rsidRPr="001539A3" w:rsidDel="00FD137C">
          <w:delText>1</w:delText>
        </w:r>
        <w:r w:rsidR="003537E4" w:rsidRPr="001539A3" w:rsidDel="00FD137C">
          <w:delText>.1</w:delText>
        </w:r>
        <w:r w:rsidR="009C1B57" w:rsidRPr="00321D03" w:rsidDel="00FD137C">
          <w:delText>................................................................</w:delText>
        </w:r>
        <w:r w:rsidRPr="00321D03" w:rsidDel="00FD137C">
          <w:tab/>
        </w:r>
        <w:r w:rsidR="001539A3" w:rsidDel="00FD137C">
          <w:delText>1</w:delText>
        </w:r>
        <w:r w:rsidR="006143E7" w:rsidRPr="00321D03" w:rsidDel="00FD137C">
          <w:delText xml:space="preserve"> </w:delText>
        </w:r>
      </w:del>
    </w:p>
    <w:p w14:paraId="618F2864" w14:textId="4D4DAD3E" w:rsidR="000D3326" w:rsidRPr="00321D03" w:rsidDel="00FD137C" w:rsidRDefault="00E57B3A" w:rsidP="008D347E">
      <w:pPr>
        <w:tabs>
          <w:tab w:val="right" w:leader="dot" w:pos="9356"/>
        </w:tabs>
        <w:spacing w:line="360" w:lineRule="auto"/>
        <w:ind w:firstLine="567"/>
        <w:jc w:val="both"/>
        <w:rPr>
          <w:del w:id="306" w:author="minh thư" w:date="2025-08-19T18:35:00Z" w16du:dateUtc="2025-08-19T11:35:00Z"/>
        </w:rPr>
      </w:pPr>
      <w:del w:id="307" w:author="minh thư" w:date="2025-08-19T18:35:00Z" w16du:dateUtc="2025-08-19T11:35:00Z">
        <w:r w:rsidRPr="00321D03" w:rsidDel="00FD137C">
          <w:delText>1.1.1</w:delText>
        </w:r>
        <w:r w:rsidRPr="00321D03" w:rsidDel="00FD137C">
          <w:tab/>
        </w:r>
      </w:del>
    </w:p>
    <w:p w14:paraId="4C0D691B" w14:textId="30409AB7" w:rsidR="006143E7" w:rsidRPr="00321D03" w:rsidDel="00FD137C" w:rsidRDefault="006143E7" w:rsidP="008D347E">
      <w:pPr>
        <w:tabs>
          <w:tab w:val="right" w:leader="dot" w:pos="9356"/>
        </w:tabs>
        <w:spacing w:line="360" w:lineRule="auto"/>
        <w:ind w:firstLine="567"/>
        <w:jc w:val="both"/>
        <w:rPr>
          <w:moveFrom w:id="308" w:author="minh thư" w:date="2025-08-19T18:35:00Z" w16du:dateUtc="2025-08-19T11:35:00Z"/>
        </w:rPr>
      </w:pPr>
      <w:moveFromRangeStart w:id="309" w:author="minh thư" w:date="2025-08-19T18:35:00Z" w:name="move206520954"/>
      <w:moveFrom w:id="310" w:author="minh thư" w:date="2025-08-19T18:35:00Z" w16du:dateUtc="2025-08-19T11:35:00Z">
        <w:r w:rsidRPr="00321D03" w:rsidDel="00FD137C">
          <w:t>1.1.2</w:t>
        </w:r>
        <w:r w:rsidR="00AC4786" w:rsidDel="00FD137C">
          <w:tab/>
        </w:r>
      </w:moveFrom>
    </w:p>
    <w:p w14:paraId="39861669" w14:textId="533152C5" w:rsidR="006143E7" w:rsidRPr="00321D03" w:rsidDel="00FD137C" w:rsidRDefault="006143E7" w:rsidP="008D347E">
      <w:pPr>
        <w:tabs>
          <w:tab w:val="right" w:leader="dot" w:pos="9356"/>
        </w:tabs>
        <w:spacing w:line="360" w:lineRule="auto"/>
        <w:ind w:firstLine="567"/>
        <w:jc w:val="both"/>
        <w:rPr>
          <w:moveFrom w:id="311" w:author="minh thư" w:date="2025-08-19T18:35:00Z" w16du:dateUtc="2025-08-19T11:35:00Z"/>
        </w:rPr>
      </w:pPr>
      <w:moveFrom w:id="312" w:author="minh thư" w:date="2025-08-19T18:35:00Z" w16du:dateUtc="2025-08-19T11:35:00Z">
        <w:r w:rsidRPr="00321D03" w:rsidDel="00FD137C">
          <w:t>1.1.3</w:t>
        </w:r>
        <w:r w:rsidR="00AC4786" w:rsidDel="00FD137C">
          <w:tab/>
        </w:r>
      </w:moveFrom>
    </w:p>
    <w:p w14:paraId="68169FAC" w14:textId="3C700490" w:rsidR="00E65785" w:rsidRPr="008D347E" w:rsidDel="00FD137C" w:rsidRDefault="000D3326" w:rsidP="00AC4786">
      <w:pPr>
        <w:tabs>
          <w:tab w:val="right" w:leader="dot" w:pos="9356"/>
        </w:tabs>
        <w:spacing w:line="360" w:lineRule="auto"/>
        <w:ind w:firstLine="284"/>
        <w:jc w:val="both"/>
        <w:rPr>
          <w:moveFrom w:id="313" w:author="minh thư" w:date="2025-08-19T18:35:00Z" w16du:dateUtc="2025-08-19T11:35:00Z"/>
        </w:rPr>
      </w:pPr>
      <w:moveFrom w:id="314" w:author="minh thư" w:date="2025-08-19T18:35:00Z" w16du:dateUtc="2025-08-19T11:35:00Z">
        <w:r w:rsidRPr="008D347E" w:rsidDel="00FD137C">
          <w:t>1</w:t>
        </w:r>
        <w:r w:rsidR="00E57B3A" w:rsidRPr="008D347E" w:rsidDel="00FD137C">
          <w:t xml:space="preserve">.2 </w:t>
        </w:r>
        <w:r w:rsidR="00E57B3A" w:rsidRPr="008D347E" w:rsidDel="00FD137C">
          <w:tab/>
        </w:r>
        <w:r w:rsidR="001539A3" w:rsidRPr="008D347E" w:rsidDel="00FD137C">
          <w:t>7</w:t>
        </w:r>
        <w:r w:rsidR="00E57B3A" w:rsidRPr="008D347E" w:rsidDel="00FD137C">
          <w:tab/>
        </w:r>
      </w:moveFrom>
    </w:p>
    <w:p w14:paraId="46F8680B" w14:textId="2C6854C8" w:rsidR="003537E4" w:rsidRPr="00321D03" w:rsidDel="00FD137C" w:rsidRDefault="006143E7" w:rsidP="008D347E">
      <w:pPr>
        <w:tabs>
          <w:tab w:val="right" w:leader="dot" w:pos="9356"/>
        </w:tabs>
        <w:spacing w:line="360" w:lineRule="auto"/>
        <w:ind w:firstLine="567"/>
        <w:jc w:val="both"/>
        <w:rPr>
          <w:moveFrom w:id="315" w:author="minh thư" w:date="2025-08-19T18:35:00Z" w16du:dateUtc="2025-08-19T11:35:00Z"/>
        </w:rPr>
      </w:pPr>
      <w:moveFrom w:id="316" w:author="minh thư" w:date="2025-08-19T18:35:00Z" w16du:dateUtc="2025-08-19T11:35:00Z">
        <w:r w:rsidRPr="00321D03" w:rsidDel="00FD137C">
          <w:t>1.2.1</w:t>
        </w:r>
        <w:r w:rsidR="003537E4" w:rsidRPr="00321D03" w:rsidDel="00FD137C">
          <w:tab/>
        </w:r>
        <w:r w:rsidR="003537E4" w:rsidRPr="00321D03" w:rsidDel="00FD137C">
          <w:tab/>
        </w:r>
      </w:moveFrom>
    </w:p>
    <w:p w14:paraId="42BC50AD" w14:textId="64BF4107" w:rsidR="006143E7" w:rsidRPr="00321D03" w:rsidDel="00FD137C" w:rsidRDefault="000D3326" w:rsidP="008D347E">
      <w:pPr>
        <w:tabs>
          <w:tab w:val="right" w:leader="dot" w:pos="9356"/>
        </w:tabs>
        <w:spacing w:line="360" w:lineRule="auto"/>
        <w:ind w:firstLine="567"/>
        <w:jc w:val="both"/>
        <w:rPr>
          <w:moveFrom w:id="317" w:author="minh thư" w:date="2025-08-19T18:35:00Z" w16du:dateUtc="2025-08-19T11:35:00Z"/>
        </w:rPr>
      </w:pPr>
      <w:moveFrom w:id="318" w:author="minh thư" w:date="2025-08-19T18:35:00Z" w16du:dateUtc="2025-08-19T11:35:00Z">
        <w:r w:rsidRPr="00321D03" w:rsidDel="00FD137C">
          <w:t>1</w:t>
        </w:r>
        <w:r w:rsidR="003537E4" w:rsidRPr="00321D03" w:rsidDel="00FD137C">
          <w:t>.</w:t>
        </w:r>
        <w:r w:rsidR="00C97F18" w:rsidRPr="00321D03" w:rsidDel="00FD137C">
          <w:t>2.</w:t>
        </w:r>
        <w:r w:rsidR="003A7DB5" w:rsidRPr="00321D03" w:rsidDel="00FD137C">
          <w:t>2</w:t>
        </w:r>
        <w:r w:rsidR="00AC4786" w:rsidDel="00FD137C">
          <w:tab/>
        </w:r>
      </w:moveFrom>
    </w:p>
    <w:p w14:paraId="4D6FDF27" w14:textId="4C6D2D06" w:rsidR="003537E4" w:rsidRPr="00321D03" w:rsidDel="00FD137C" w:rsidRDefault="008D347E" w:rsidP="008D347E">
      <w:pPr>
        <w:tabs>
          <w:tab w:val="right" w:leader="dot" w:pos="9356"/>
        </w:tabs>
        <w:spacing w:line="360" w:lineRule="auto"/>
        <w:ind w:firstLine="567"/>
        <w:jc w:val="both"/>
        <w:rPr>
          <w:moveFrom w:id="319" w:author="minh thư" w:date="2025-08-19T18:35:00Z" w16du:dateUtc="2025-08-19T11:35:00Z"/>
          <w:b/>
        </w:rPr>
      </w:pPr>
      <w:moveFrom w:id="320" w:author="minh thư" w:date="2025-08-19T18:35:00Z" w16du:dateUtc="2025-08-19T11:35:00Z">
        <w:r w:rsidDel="00FD137C">
          <w:rPr>
            <w:b/>
          </w:rPr>
          <w:t>….</w:t>
        </w:r>
      </w:moveFrom>
    </w:p>
    <w:p w14:paraId="57D0C0FF" w14:textId="159FF6C2" w:rsidR="00EF4BE8" w:rsidRPr="00321D03" w:rsidDel="00FD137C" w:rsidRDefault="003537E4" w:rsidP="00AC4786">
      <w:pPr>
        <w:tabs>
          <w:tab w:val="right" w:leader="dot" w:pos="9356"/>
        </w:tabs>
        <w:spacing w:line="360" w:lineRule="auto"/>
        <w:ind w:firstLine="284"/>
        <w:jc w:val="both"/>
        <w:rPr>
          <w:moveFrom w:id="321" w:author="minh thư" w:date="2025-08-19T18:35:00Z" w16du:dateUtc="2025-08-19T11:35:00Z"/>
        </w:rPr>
      </w:pPr>
      <w:moveFrom w:id="322" w:author="minh thư" w:date="2025-08-19T18:35:00Z" w16du:dateUtc="2025-08-19T11:35:00Z">
        <w:r w:rsidRPr="00321D03" w:rsidDel="00FD137C">
          <w:rPr>
            <w:b/>
          </w:rPr>
          <w:t>Chương</w:t>
        </w:r>
        <w:r w:rsidR="00E57B3A" w:rsidRPr="00321D03" w:rsidDel="00FD137C">
          <w:rPr>
            <w:b/>
          </w:rPr>
          <w:t xml:space="preserve"> 2</w:t>
        </w:r>
        <w:r w:rsidR="0077072B" w:rsidRPr="00AC4786" w:rsidDel="00FD137C">
          <w:rPr>
            <w:b/>
          </w:rPr>
          <w:tab/>
        </w:r>
        <w:r w:rsidR="001539A3" w:rsidRPr="001539A3" w:rsidDel="00FD137C">
          <w:t>30</w:t>
        </w:r>
        <w:r w:rsidR="00E57B3A" w:rsidRPr="00321D03" w:rsidDel="00FD137C">
          <w:rPr>
            <w:b/>
          </w:rPr>
          <w:tab/>
        </w:r>
      </w:moveFrom>
    </w:p>
    <w:p w14:paraId="7E88CAB4" w14:textId="1E66D74C" w:rsidR="00EF4BE8" w:rsidRPr="001539A3" w:rsidDel="00FD137C" w:rsidRDefault="003A7DB5" w:rsidP="00AC4786">
      <w:pPr>
        <w:tabs>
          <w:tab w:val="right" w:leader="dot" w:pos="9356"/>
        </w:tabs>
        <w:spacing w:line="360" w:lineRule="auto"/>
        <w:ind w:firstLine="284"/>
        <w:jc w:val="both"/>
        <w:rPr>
          <w:moveFrom w:id="323" w:author="minh thư" w:date="2025-08-19T18:35:00Z" w16du:dateUtc="2025-08-19T11:35:00Z"/>
        </w:rPr>
      </w:pPr>
      <w:moveFrom w:id="324" w:author="minh thư" w:date="2025-08-19T18:35:00Z" w16du:dateUtc="2025-08-19T11:35:00Z">
        <w:r w:rsidRPr="001539A3" w:rsidDel="00FD137C">
          <w:t>2</w:t>
        </w:r>
        <w:r w:rsidR="00EF4BE8" w:rsidRPr="001539A3" w:rsidDel="00FD137C">
          <w:t>.1</w:t>
        </w:r>
        <w:r w:rsidR="001539A3" w:rsidDel="00FD137C">
          <w:tab/>
          <w:t>30</w:t>
        </w:r>
      </w:moveFrom>
    </w:p>
    <w:p w14:paraId="60D553F3" w14:textId="658114BA" w:rsidR="003A7DB5" w:rsidRPr="00321D03" w:rsidDel="00FD137C" w:rsidRDefault="003A7DB5" w:rsidP="008D347E">
      <w:pPr>
        <w:tabs>
          <w:tab w:val="right" w:leader="dot" w:pos="9356"/>
        </w:tabs>
        <w:spacing w:line="360" w:lineRule="auto"/>
        <w:ind w:firstLine="567"/>
        <w:jc w:val="both"/>
        <w:rPr>
          <w:moveFrom w:id="325" w:author="minh thư" w:date="2025-08-19T18:35:00Z" w16du:dateUtc="2025-08-19T11:35:00Z"/>
        </w:rPr>
      </w:pPr>
      <w:moveFrom w:id="326" w:author="minh thư" w:date="2025-08-19T18:35:00Z" w16du:dateUtc="2025-08-19T11:35:00Z">
        <w:r w:rsidRPr="00321D03" w:rsidDel="00FD137C">
          <w:t>2.1.1</w:t>
        </w:r>
        <w:r w:rsidR="008D347E" w:rsidDel="00FD137C">
          <w:tab/>
        </w:r>
      </w:moveFrom>
    </w:p>
    <w:p w14:paraId="73027527" w14:textId="78DA9D14" w:rsidR="003A7DB5" w:rsidRPr="00321D03" w:rsidDel="00FD137C" w:rsidRDefault="003A7DB5" w:rsidP="008D347E">
      <w:pPr>
        <w:tabs>
          <w:tab w:val="right" w:leader="dot" w:pos="9356"/>
        </w:tabs>
        <w:spacing w:line="360" w:lineRule="auto"/>
        <w:ind w:firstLine="567"/>
        <w:jc w:val="both"/>
        <w:rPr>
          <w:moveFrom w:id="327" w:author="minh thư" w:date="2025-08-19T18:35:00Z" w16du:dateUtc="2025-08-19T11:35:00Z"/>
        </w:rPr>
      </w:pPr>
      <w:moveFrom w:id="328" w:author="minh thư" w:date="2025-08-19T18:35:00Z" w16du:dateUtc="2025-08-19T11:35:00Z">
        <w:r w:rsidRPr="00321D03" w:rsidDel="00FD137C">
          <w:t>2.1.2</w:t>
        </w:r>
        <w:r w:rsidR="008D347E" w:rsidDel="00FD137C">
          <w:tab/>
        </w:r>
      </w:moveFrom>
    </w:p>
    <w:p w14:paraId="40555E3E" w14:textId="3DD22445" w:rsidR="00DF75FA" w:rsidRPr="00321D03" w:rsidDel="00FD137C" w:rsidRDefault="008D347E" w:rsidP="008D347E">
      <w:pPr>
        <w:tabs>
          <w:tab w:val="right" w:leader="dot" w:pos="9356"/>
        </w:tabs>
        <w:spacing w:line="360" w:lineRule="auto"/>
        <w:ind w:firstLine="567"/>
        <w:jc w:val="both"/>
        <w:rPr>
          <w:moveFrom w:id="329" w:author="minh thư" w:date="2025-08-19T18:35:00Z" w16du:dateUtc="2025-08-19T11:35:00Z"/>
        </w:rPr>
      </w:pPr>
      <w:moveFrom w:id="330" w:author="minh thư" w:date="2025-08-19T18:35:00Z" w16du:dateUtc="2025-08-19T11:35:00Z">
        <w:r w:rsidDel="00FD137C">
          <w:rPr>
            <w:b/>
          </w:rPr>
          <w:t>….</w:t>
        </w:r>
      </w:moveFrom>
    </w:p>
    <w:p w14:paraId="260D3AC7" w14:textId="66E17E0C" w:rsidR="00EE77C4" w:rsidRPr="00321D03" w:rsidDel="00FD137C" w:rsidRDefault="00D01419" w:rsidP="00AC4786">
      <w:pPr>
        <w:tabs>
          <w:tab w:val="right" w:leader="dot" w:pos="9356"/>
        </w:tabs>
        <w:spacing w:line="360" w:lineRule="auto"/>
        <w:ind w:firstLine="284"/>
        <w:jc w:val="both"/>
        <w:rPr>
          <w:moveFrom w:id="331" w:author="minh thư" w:date="2025-08-19T18:35:00Z" w16du:dateUtc="2025-08-19T11:35:00Z"/>
        </w:rPr>
      </w:pPr>
      <w:moveFrom w:id="332" w:author="minh thư" w:date="2025-08-19T18:35:00Z" w16du:dateUtc="2025-08-19T11:35:00Z">
        <w:r w:rsidRPr="00321D03" w:rsidDel="00FD137C">
          <w:rPr>
            <w:b/>
          </w:rPr>
          <w:t>KẾT LUẬN</w:t>
        </w:r>
        <w:r w:rsidR="00EF4BE8" w:rsidRPr="00321D03" w:rsidDel="00FD137C">
          <w:rPr>
            <w:b/>
          </w:rPr>
          <w:t xml:space="preserve"> </w:t>
        </w:r>
        <w:r w:rsidR="001539A3" w:rsidDel="00FD137C">
          <w:rPr>
            <w:b/>
          </w:rPr>
          <w:tab/>
        </w:r>
        <w:r w:rsidR="001539A3" w:rsidRPr="001539A3" w:rsidDel="00FD137C">
          <w:t>120</w:t>
        </w:r>
        <w:r w:rsidRPr="00321D03" w:rsidDel="00FD137C">
          <w:rPr>
            <w:b/>
          </w:rPr>
          <w:tab/>
        </w:r>
      </w:moveFrom>
    </w:p>
    <w:p w14:paraId="6494BE5B" w14:textId="3C782815" w:rsidR="00D01419" w:rsidRPr="00321D03" w:rsidDel="00FD137C" w:rsidRDefault="00D01419" w:rsidP="008D347E">
      <w:pPr>
        <w:tabs>
          <w:tab w:val="right" w:leader="dot" w:pos="9356"/>
        </w:tabs>
        <w:spacing w:line="360" w:lineRule="auto"/>
        <w:ind w:firstLine="284"/>
        <w:jc w:val="both"/>
        <w:rPr>
          <w:moveFrom w:id="333" w:author="minh thư" w:date="2025-08-19T18:35:00Z" w16du:dateUtc="2025-08-19T11:35:00Z"/>
        </w:rPr>
      </w:pPr>
      <w:moveFrom w:id="334" w:author="minh thư" w:date="2025-08-19T18:35:00Z" w16du:dateUtc="2025-08-19T11:35:00Z">
        <w:r w:rsidRPr="00321D03" w:rsidDel="00FD137C">
          <w:rPr>
            <w:b/>
          </w:rPr>
          <w:t>PHỤ LỤC</w:t>
        </w:r>
        <w:r w:rsidRPr="00321D03" w:rsidDel="00FD137C">
          <w:rPr>
            <w:b/>
          </w:rPr>
          <w:tab/>
        </w:r>
        <w:r w:rsidR="001539A3" w:rsidRPr="008D347E" w:rsidDel="00FD137C">
          <w:rPr>
            <w:b/>
          </w:rPr>
          <w:t>122</w:t>
        </w:r>
        <w:r w:rsidRPr="00321D03" w:rsidDel="00FD137C">
          <w:rPr>
            <w:b/>
          </w:rPr>
          <w:tab/>
          <w:t xml:space="preserve"> </w:t>
        </w:r>
      </w:moveFrom>
    </w:p>
    <w:p w14:paraId="39578FA3" w14:textId="68A54B57" w:rsidR="00F90FEC" w:rsidRPr="00321D03" w:rsidDel="00FD137C" w:rsidRDefault="004F5076" w:rsidP="008D347E">
      <w:pPr>
        <w:tabs>
          <w:tab w:val="right" w:leader="dot" w:pos="9356"/>
        </w:tabs>
        <w:spacing w:line="360" w:lineRule="auto"/>
        <w:ind w:firstLine="284"/>
        <w:jc w:val="both"/>
        <w:rPr>
          <w:moveFrom w:id="335" w:author="minh thư" w:date="2025-08-19T18:35:00Z" w16du:dateUtc="2025-08-19T11:35:00Z"/>
        </w:rPr>
      </w:pPr>
      <w:moveFrom w:id="336" w:author="minh thư" w:date="2025-08-19T18:35:00Z" w16du:dateUtc="2025-08-19T11:35:00Z">
        <w:r w:rsidRPr="00321D03" w:rsidDel="00FD137C">
          <w:rPr>
            <w:b/>
          </w:rPr>
          <w:t>DANH MỤC TÀI LIỆU TAM KHẢO</w:t>
        </w:r>
        <w:r w:rsidRPr="00321D03" w:rsidDel="00FD137C">
          <w:rPr>
            <w:b/>
          </w:rPr>
          <w:tab/>
        </w:r>
        <w:r w:rsidR="001539A3" w:rsidRPr="008D347E" w:rsidDel="00FD137C">
          <w:rPr>
            <w:b/>
          </w:rPr>
          <w:t>127</w:t>
        </w:r>
        <w:r w:rsidRPr="008D347E" w:rsidDel="00FD137C">
          <w:rPr>
            <w:b/>
          </w:rPr>
          <w:tab/>
        </w:r>
        <w:r w:rsidR="00321D03" w:rsidDel="00FD137C">
          <w:rPr>
            <w:b/>
          </w:rPr>
          <w:t xml:space="preserve"> </w:t>
        </w:r>
      </w:moveFrom>
    </w:p>
    <w:p w14:paraId="6F2E2D3D" w14:textId="4F66ED52" w:rsidR="00DA54DA" w:rsidRPr="00321D03" w:rsidDel="00FD137C" w:rsidRDefault="00F90FEC" w:rsidP="00E47174">
      <w:pPr>
        <w:tabs>
          <w:tab w:val="left" w:pos="567"/>
        </w:tabs>
        <w:spacing w:line="360" w:lineRule="auto"/>
        <w:ind w:left="720" w:firstLine="284"/>
        <w:jc w:val="both"/>
        <w:rPr>
          <w:moveFrom w:id="337" w:author="minh thư" w:date="2025-08-19T18:35:00Z" w16du:dateUtc="2025-08-19T11:35:00Z"/>
        </w:rPr>
      </w:pPr>
      <w:moveFrom w:id="338" w:author="minh thư" w:date="2025-08-19T18:35:00Z" w16du:dateUtc="2025-08-19T11:35:00Z">
        <w:r w:rsidRPr="00321D03" w:rsidDel="00FD137C">
          <w:rPr>
            <w:b/>
          </w:rPr>
          <w:t>Ghi chú:</w:t>
        </w:r>
        <w:r w:rsidRPr="00321D03" w:rsidDel="00FD137C">
          <w:t xml:space="preserve"> </w:t>
        </w:r>
      </w:moveFrom>
    </w:p>
    <w:p w14:paraId="598A72DF" w14:textId="7AEF8D82" w:rsidR="00DA54DA" w:rsidRPr="00321D03" w:rsidDel="00FD137C" w:rsidRDefault="00DA54DA" w:rsidP="00E47174">
      <w:pPr>
        <w:tabs>
          <w:tab w:val="left" w:pos="567"/>
        </w:tabs>
        <w:spacing w:line="360" w:lineRule="auto"/>
        <w:ind w:left="720" w:firstLine="284"/>
        <w:jc w:val="both"/>
        <w:rPr>
          <w:moveFrom w:id="339" w:author="minh thư" w:date="2025-08-19T18:35:00Z" w16du:dateUtc="2025-08-19T11:35:00Z"/>
        </w:rPr>
      </w:pPr>
      <w:moveFrom w:id="340" w:author="minh thư" w:date="2025-08-19T18:35:00Z" w16du:dateUtc="2025-08-19T11:35:00Z">
        <w:r w:rsidRPr="00321D03" w:rsidDel="00FD137C">
          <w:t xml:space="preserve">- </w:t>
        </w:r>
        <w:r w:rsidR="005640EB" w:rsidDel="00FD137C">
          <w:t xml:space="preserve">In đậm và in hoa </w:t>
        </w:r>
        <w:r w:rsidR="00F90FEC" w:rsidRPr="00321D03" w:rsidDel="00FD137C">
          <w:t>tiêu đề của các chương, mục lớn</w:t>
        </w:r>
      </w:moveFrom>
    </w:p>
    <w:p w14:paraId="2F65BCA4" w14:textId="5991D1C7" w:rsidR="00DA54DA" w:rsidRPr="00321D03" w:rsidDel="00FD137C" w:rsidRDefault="00DA54DA" w:rsidP="00E47174">
      <w:pPr>
        <w:tabs>
          <w:tab w:val="left" w:pos="567"/>
        </w:tabs>
        <w:spacing w:line="360" w:lineRule="auto"/>
        <w:ind w:left="720" w:firstLine="284"/>
        <w:jc w:val="both"/>
        <w:rPr>
          <w:moveFrom w:id="341" w:author="minh thư" w:date="2025-08-19T18:35:00Z" w16du:dateUtc="2025-08-19T11:35:00Z"/>
        </w:rPr>
      </w:pPr>
      <w:moveFrom w:id="342" w:author="minh thư" w:date="2025-08-19T18:35:00Z" w16du:dateUtc="2025-08-19T11:35:00Z">
        <w:r w:rsidRPr="00321D03" w:rsidDel="00FD137C">
          <w:t>- Chữ số thứ nhất chỉ thứ tự chương</w:t>
        </w:r>
      </w:moveFrom>
    </w:p>
    <w:p w14:paraId="6D029B12" w14:textId="705BCD69" w:rsidR="00DA54DA" w:rsidRPr="00321D03" w:rsidDel="00FD137C" w:rsidRDefault="00DA54DA" w:rsidP="00E47174">
      <w:pPr>
        <w:tabs>
          <w:tab w:val="left" w:pos="567"/>
        </w:tabs>
        <w:spacing w:line="360" w:lineRule="auto"/>
        <w:ind w:left="720" w:firstLine="284"/>
        <w:jc w:val="both"/>
        <w:rPr>
          <w:moveFrom w:id="343" w:author="minh thư" w:date="2025-08-19T18:35:00Z" w16du:dateUtc="2025-08-19T11:35:00Z"/>
        </w:rPr>
      </w:pPr>
      <w:moveFrom w:id="344" w:author="minh thư" w:date="2025-08-19T18:35:00Z" w16du:dateUtc="2025-08-19T11:35:00Z">
        <w:r w:rsidRPr="00321D03" w:rsidDel="00FD137C">
          <w:t>- Ch</w:t>
        </w:r>
        <w:r w:rsidR="00E47174" w:rsidDel="00FD137C">
          <w:t>ữ</w:t>
        </w:r>
        <w:r w:rsidRPr="00321D03" w:rsidDel="00FD137C">
          <w:t xml:space="preserve"> số thứ 2 chỉ thứ tự mục trong chương</w:t>
        </w:r>
      </w:moveFrom>
    </w:p>
    <w:p w14:paraId="1803E3EC" w14:textId="07A7DDDA" w:rsidR="008B2031" w:rsidDel="00FD137C" w:rsidRDefault="006143E7" w:rsidP="00E47174">
      <w:pPr>
        <w:tabs>
          <w:tab w:val="left" w:pos="567"/>
        </w:tabs>
        <w:spacing w:line="360" w:lineRule="auto"/>
        <w:ind w:left="720" w:firstLine="284"/>
        <w:jc w:val="both"/>
        <w:rPr>
          <w:moveFrom w:id="345" w:author="minh thư" w:date="2025-08-19T18:35:00Z" w16du:dateUtc="2025-08-19T11:35:00Z"/>
        </w:rPr>
      </w:pPr>
      <w:moveFrom w:id="346" w:author="minh thư" w:date="2025-08-19T18:35:00Z" w16du:dateUtc="2025-08-19T11:35:00Z">
        <w:r w:rsidRPr="00321D03" w:rsidDel="00FD137C">
          <w:t>- Chữ</w:t>
        </w:r>
        <w:r w:rsidR="00DA54DA" w:rsidRPr="00321D03" w:rsidDel="00FD137C">
          <w:t xml:space="preserve"> số thứ 3,…</w:t>
        </w:r>
        <w:r w:rsidR="00E57B3A" w:rsidRPr="00321D03" w:rsidDel="00FD137C">
          <w:t>,</w:t>
        </w:r>
        <w:r w:rsidR="005640EB" w:rsidDel="00FD137C">
          <w:t xml:space="preserve"> </w:t>
        </w:r>
        <w:r w:rsidR="00DA54DA" w:rsidRPr="00321D03" w:rsidDel="00FD137C">
          <w:t>chỉ thứ tự các tiểu mục</w:t>
        </w:r>
      </w:moveFrom>
    </w:p>
    <w:moveFromRangeEnd w:id="309"/>
    <w:p w14:paraId="684B9B3D" w14:textId="77777777" w:rsidR="00A76E5E" w:rsidRPr="00321D03" w:rsidRDefault="00A76E5E" w:rsidP="00E47174">
      <w:pPr>
        <w:tabs>
          <w:tab w:val="left" w:pos="567"/>
        </w:tabs>
        <w:spacing w:line="360" w:lineRule="auto"/>
        <w:ind w:left="720" w:firstLine="284"/>
        <w:jc w:val="both"/>
      </w:pPr>
    </w:p>
    <w:p w14:paraId="378F7071" w14:textId="7C4943DB" w:rsidR="004317B5" w:rsidDel="00853F23" w:rsidRDefault="008D347E" w:rsidP="00853F23">
      <w:pPr>
        <w:tabs>
          <w:tab w:val="left" w:pos="567"/>
        </w:tabs>
        <w:rPr>
          <w:del w:id="347" w:author="minh thư" w:date="2025-08-19T16:53:00Z" w16du:dateUtc="2025-08-19T09:53:00Z"/>
          <w:sz w:val="24"/>
          <w:szCs w:val="24"/>
          <w:lang w:val="vi-VN"/>
        </w:rPr>
      </w:pPr>
      <w:del w:id="348" w:author="minh thư" w:date="2025-08-19T18:07:00Z" w16du:dateUtc="2025-08-19T11:07:00Z">
        <w:r w:rsidDel="00853F23">
          <w:rPr>
            <w:sz w:val="24"/>
            <w:szCs w:val="24"/>
          </w:rPr>
          <w:br w:type="page"/>
        </w:r>
      </w:del>
      <w:del w:id="349" w:author="minh thư" w:date="2025-08-19T16:53:00Z" w16du:dateUtc="2025-08-19T09:53:00Z">
        <w:r w:rsidR="004317B5" w:rsidRPr="00321D03" w:rsidDel="00DA2498">
          <w:rPr>
            <w:sz w:val="24"/>
            <w:szCs w:val="24"/>
          </w:rPr>
          <w:delText>(</w:delText>
        </w:r>
        <w:r w:rsidR="004317B5" w:rsidRPr="00A76E5E" w:rsidDel="00DA2498">
          <w:delText>Mẫu)</w:delText>
        </w:r>
      </w:del>
    </w:p>
    <w:p w14:paraId="12D6691A" w14:textId="77777777" w:rsidR="00853F23" w:rsidRDefault="00853F23" w:rsidP="00853F23">
      <w:pPr>
        <w:tabs>
          <w:tab w:val="left" w:pos="567"/>
        </w:tabs>
        <w:ind w:firstLine="284"/>
        <w:jc w:val="center"/>
        <w:rPr>
          <w:ins w:id="350" w:author="minh thư" w:date="2025-08-19T18:07:00Z" w16du:dateUtc="2025-08-19T11:07:00Z"/>
          <w:sz w:val="24"/>
          <w:szCs w:val="24"/>
          <w:lang w:val="vi-VN"/>
        </w:rPr>
      </w:pPr>
    </w:p>
    <w:p w14:paraId="14D96D81" w14:textId="4B26C816" w:rsidR="003537E4" w:rsidDel="002B1FED" w:rsidRDefault="00EE77C4" w:rsidP="002B1FED">
      <w:pPr>
        <w:pStyle w:val="Heading1"/>
        <w:numPr>
          <w:ilvl w:val="0"/>
          <w:numId w:val="0"/>
        </w:numPr>
        <w:rPr>
          <w:del w:id="351" w:author="minh thư" w:date="2025-08-19T16:53:00Z" w16du:dateUtc="2025-08-19T09:53:00Z"/>
          <w:sz w:val="28"/>
          <w:lang w:val="vi-VN"/>
        </w:rPr>
      </w:pPr>
      <w:del w:id="352" w:author="minh thư" w:date="2025-08-19T16:53:00Z" w16du:dateUtc="2025-08-19T09:53:00Z">
        <w:r w:rsidRPr="00321D03" w:rsidDel="00DA2498">
          <w:rPr>
            <w:sz w:val="28"/>
          </w:rPr>
          <w:delText>DANH MỤC BẢNG, HÌNH</w:delText>
        </w:r>
      </w:del>
    </w:p>
    <w:p w14:paraId="3152C0D6" w14:textId="77777777" w:rsidR="002B1FED" w:rsidRDefault="002B1FED" w:rsidP="002B1FED">
      <w:pPr>
        <w:tabs>
          <w:tab w:val="left" w:pos="567"/>
        </w:tabs>
        <w:rPr>
          <w:ins w:id="353" w:author="minh thư" w:date="2025-08-19T18:46:00Z" w16du:dateUtc="2025-08-19T11:46:00Z"/>
          <w:b/>
          <w:bCs/>
          <w:color w:val="000000" w:themeColor="text1"/>
          <w:sz w:val="28"/>
          <w:szCs w:val="28"/>
          <w:lang w:val="vi-VN"/>
        </w:rPr>
      </w:pPr>
    </w:p>
    <w:p w14:paraId="54C53DC6" w14:textId="77777777" w:rsidR="002B1FED" w:rsidRDefault="002B1FED" w:rsidP="002B1FED">
      <w:pPr>
        <w:tabs>
          <w:tab w:val="left" w:pos="567"/>
        </w:tabs>
        <w:rPr>
          <w:ins w:id="354" w:author="minh thư" w:date="2025-08-19T18:46:00Z" w16du:dateUtc="2025-08-19T11:46:00Z"/>
          <w:b/>
          <w:sz w:val="28"/>
          <w:szCs w:val="28"/>
          <w:lang w:val="vi-VN"/>
        </w:rPr>
      </w:pPr>
    </w:p>
    <w:p w14:paraId="744AA828" w14:textId="67537AB4" w:rsidR="00EE77C4" w:rsidRPr="00321D03" w:rsidDel="00DA2498" w:rsidRDefault="009B30DD">
      <w:pPr>
        <w:tabs>
          <w:tab w:val="left" w:pos="567"/>
        </w:tabs>
        <w:jc w:val="center"/>
        <w:rPr>
          <w:del w:id="355" w:author="minh thư" w:date="2025-08-19T16:53:00Z" w16du:dateUtc="2025-08-19T09:53:00Z"/>
        </w:rPr>
        <w:pPrChange w:id="356" w:author="minh thư" w:date="2025-08-19T18:45:00Z" w16du:dateUtc="2025-08-19T11:45:00Z">
          <w:pPr>
            <w:tabs>
              <w:tab w:val="left" w:pos="567"/>
            </w:tabs>
            <w:ind w:firstLine="284"/>
            <w:jc w:val="center"/>
          </w:pPr>
        </w:pPrChange>
      </w:pPr>
      <w:del w:id="357" w:author="minh thư" w:date="2025-08-19T16:53:00Z" w16du:dateUtc="2025-08-19T09:53:00Z">
        <w:r w:rsidRPr="00321D03" w:rsidDel="00DA2498">
          <w:delText>(In đậm</w:delText>
        </w:r>
        <w:r w:rsidR="00275516" w:rsidRPr="00321D03" w:rsidDel="00DA2498">
          <w:delText xml:space="preserve">, in hoa, </w:delText>
        </w:r>
        <w:r w:rsidR="00344F67" w:rsidRPr="00321D03" w:rsidDel="00DA2498">
          <w:delText>size</w:delText>
        </w:r>
        <w:r w:rsidR="006143E7" w:rsidRPr="00321D03" w:rsidDel="00DA2498">
          <w:delText>14</w:delText>
        </w:r>
        <w:r w:rsidRPr="00321D03" w:rsidDel="00DA2498">
          <w:delText>)</w:delText>
        </w:r>
      </w:del>
    </w:p>
    <w:p w14:paraId="6F21EC82" w14:textId="08973977" w:rsidR="00275516" w:rsidRPr="00321D03" w:rsidDel="00DA2498" w:rsidRDefault="00275516">
      <w:pPr>
        <w:tabs>
          <w:tab w:val="left" w:pos="567"/>
        </w:tabs>
        <w:jc w:val="center"/>
        <w:rPr>
          <w:del w:id="358" w:author="minh thư" w:date="2025-08-19T16:53:00Z" w16du:dateUtc="2025-08-19T09:53:00Z"/>
        </w:rPr>
        <w:pPrChange w:id="359" w:author="minh thư" w:date="2025-08-19T18:45:00Z" w16du:dateUtc="2025-08-19T11:45:00Z">
          <w:pPr>
            <w:tabs>
              <w:tab w:val="left" w:pos="567"/>
            </w:tabs>
            <w:ind w:left="720" w:firstLine="284"/>
            <w:jc w:val="center"/>
          </w:pPr>
        </w:pPrChange>
      </w:pPr>
    </w:p>
    <w:p w14:paraId="037B1950" w14:textId="7595515D" w:rsidR="00EE77C4" w:rsidRPr="00A76E5E" w:rsidDel="00DA2498" w:rsidRDefault="001342DB">
      <w:pPr>
        <w:tabs>
          <w:tab w:val="left" w:pos="567"/>
        </w:tabs>
        <w:jc w:val="center"/>
        <w:rPr>
          <w:del w:id="360" w:author="minh thư" w:date="2025-08-19T16:53:00Z" w16du:dateUtc="2025-08-19T09:53:00Z"/>
        </w:rPr>
        <w:pPrChange w:id="361" w:author="minh thư" w:date="2025-08-19T18:45:00Z" w16du:dateUtc="2025-08-19T11:45:00Z">
          <w:pPr>
            <w:tabs>
              <w:tab w:val="right" w:leader="dot" w:pos="9356"/>
            </w:tabs>
            <w:spacing w:line="360" w:lineRule="auto"/>
            <w:ind w:firstLine="284"/>
            <w:jc w:val="both"/>
          </w:pPr>
        </w:pPrChange>
      </w:pPr>
      <w:del w:id="362" w:author="minh thư" w:date="2025-08-19T16:53:00Z" w16du:dateUtc="2025-08-19T09:53:00Z">
        <w:r w:rsidRPr="00A76E5E" w:rsidDel="00DA2498">
          <w:delText>Bảng</w:delText>
        </w:r>
        <w:r w:rsidR="00EE77C4" w:rsidRPr="00A76E5E" w:rsidDel="00DA2498">
          <w:delText xml:space="preserve"> 1.1</w:delText>
        </w:r>
        <w:r w:rsidR="006143E7" w:rsidRPr="00A76E5E" w:rsidDel="00DA2498">
          <w:delText xml:space="preserve"> (size 13)</w:delText>
        </w:r>
        <w:r w:rsidR="00823CB4" w:rsidDel="00DA2498">
          <w:tab/>
        </w:r>
      </w:del>
    </w:p>
    <w:p w14:paraId="2486BCB3" w14:textId="06EA7CAF" w:rsidR="00EE77C4" w:rsidRPr="00A76E5E" w:rsidDel="00DA2498" w:rsidRDefault="001342DB">
      <w:pPr>
        <w:tabs>
          <w:tab w:val="left" w:pos="567"/>
        </w:tabs>
        <w:jc w:val="center"/>
        <w:rPr>
          <w:del w:id="363" w:author="minh thư" w:date="2025-08-19T16:53:00Z" w16du:dateUtc="2025-08-19T09:53:00Z"/>
        </w:rPr>
        <w:pPrChange w:id="364" w:author="minh thư" w:date="2025-08-19T18:45:00Z" w16du:dateUtc="2025-08-19T11:45:00Z">
          <w:pPr>
            <w:tabs>
              <w:tab w:val="right" w:leader="dot" w:pos="9356"/>
            </w:tabs>
            <w:spacing w:line="360" w:lineRule="auto"/>
            <w:ind w:firstLine="284"/>
            <w:jc w:val="both"/>
          </w:pPr>
        </w:pPrChange>
      </w:pPr>
      <w:del w:id="365" w:author="minh thư" w:date="2025-08-19T16:53:00Z" w16du:dateUtc="2025-08-19T09:53:00Z">
        <w:r w:rsidRPr="00A76E5E" w:rsidDel="00DA2498">
          <w:delText>Bảng</w:delText>
        </w:r>
        <w:r w:rsidR="006143E7" w:rsidRPr="00A76E5E" w:rsidDel="00DA2498">
          <w:delText xml:space="preserve"> 1.2</w:delText>
        </w:r>
        <w:r w:rsidR="00823CB4" w:rsidDel="00DA2498">
          <w:tab/>
        </w:r>
      </w:del>
    </w:p>
    <w:p w14:paraId="6001E010" w14:textId="51ABBB01" w:rsidR="00BD77C1" w:rsidRPr="00A76E5E" w:rsidDel="00DA2498" w:rsidRDefault="00823CB4">
      <w:pPr>
        <w:tabs>
          <w:tab w:val="left" w:pos="567"/>
        </w:tabs>
        <w:jc w:val="center"/>
        <w:rPr>
          <w:del w:id="366" w:author="minh thư" w:date="2025-08-19T16:53:00Z" w16du:dateUtc="2025-08-19T09:53:00Z"/>
        </w:rPr>
        <w:pPrChange w:id="367" w:author="minh thư" w:date="2025-08-19T18:45:00Z" w16du:dateUtc="2025-08-19T11:45:00Z">
          <w:pPr>
            <w:tabs>
              <w:tab w:val="right" w:leader="dot" w:pos="9356"/>
            </w:tabs>
            <w:spacing w:line="360" w:lineRule="auto"/>
            <w:ind w:firstLine="284"/>
            <w:jc w:val="both"/>
          </w:pPr>
        </w:pPrChange>
      </w:pPr>
      <w:del w:id="368" w:author="minh thư" w:date="2025-08-19T16:53:00Z" w16du:dateUtc="2025-08-19T09:53:00Z">
        <w:r w:rsidDel="00DA2498">
          <w:delText>…</w:delText>
        </w:r>
      </w:del>
    </w:p>
    <w:p w14:paraId="42FDB921" w14:textId="3AACFAEB" w:rsidR="00BD77C1" w:rsidRPr="00A76E5E" w:rsidDel="00DA2498" w:rsidRDefault="001342DB">
      <w:pPr>
        <w:tabs>
          <w:tab w:val="left" w:pos="567"/>
        </w:tabs>
        <w:jc w:val="center"/>
        <w:rPr>
          <w:del w:id="369" w:author="minh thư" w:date="2025-08-19T16:53:00Z" w16du:dateUtc="2025-08-19T09:53:00Z"/>
        </w:rPr>
        <w:pPrChange w:id="370" w:author="minh thư" w:date="2025-08-19T18:45:00Z" w16du:dateUtc="2025-08-19T11:45:00Z">
          <w:pPr>
            <w:tabs>
              <w:tab w:val="right" w:leader="dot" w:pos="9356"/>
            </w:tabs>
            <w:spacing w:line="360" w:lineRule="auto"/>
            <w:ind w:firstLine="284"/>
            <w:jc w:val="both"/>
          </w:pPr>
        </w:pPrChange>
      </w:pPr>
      <w:del w:id="371" w:author="minh thư" w:date="2025-08-19T16:53:00Z" w16du:dateUtc="2025-08-19T09:53:00Z">
        <w:r w:rsidRPr="00A76E5E" w:rsidDel="00DA2498">
          <w:delText>Hình</w:delText>
        </w:r>
        <w:r w:rsidR="00BD77C1" w:rsidRPr="00A76E5E" w:rsidDel="00DA2498">
          <w:delText xml:space="preserve"> 1.1 </w:delText>
        </w:r>
      </w:del>
    </w:p>
    <w:p w14:paraId="1AB3EF5F" w14:textId="30AA9E4F" w:rsidR="00BD77C1" w:rsidRPr="00A76E5E" w:rsidDel="00DA2498" w:rsidRDefault="00BD77C1">
      <w:pPr>
        <w:tabs>
          <w:tab w:val="left" w:pos="567"/>
        </w:tabs>
        <w:jc w:val="center"/>
        <w:rPr>
          <w:del w:id="372" w:author="minh thư" w:date="2025-08-19T16:53:00Z" w16du:dateUtc="2025-08-19T09:53:00Z"/>
        </w:rPr>
        <w:pPrChange w:id="373" w:author="minh thư" w:date="2025-08-19T18:45:00Z" w16du:dateUtc="2025-08-19T11:45:00Z">
          <w:pPr>
            <w:tabs>
              <w:tab w:val="right" w:leader="dot" w:pos="9356"/>
            </w:tabs>
            <w:spacing w:line="360" w:lineRule="auto"/>
            <w:ind w:firstLine="284"/>
            <w:jc w:val="both"/>
          </w:pPr>
        </w:pPrChange>
      </w:pPr>
      <w:del w:id="374" w:author="minh thư" w:date="2025-08-19T16:53:00Z" w16du:dateUtc="2025-08-19T09:53:00Z">
        <w:r w:rsidRPr="00A76E5E" w:rsidDel="00DA2498">
          <w:delText>…….</w:delText>
        </w:r>
        <w:r w:rsidR="006143E7" w:rsidRPr="00A76E5E" w:rsidDel="00DA2498">
          <w:delText>....................................................................</w:delText>
        </w:r>
      </w:del>
    </w:p>
    <w:p w14:paraId="03F2D4D3" w14:textId="2D252B44" w:rsidR="00BD77C1" w:rsidRPr="00A76E5E" w:rsidDel="00DA2498" w:rsidRDefault="00BD77C1">
      <w:pPr>
        <w:tabs>
          <w:tab w:val="left" w:pos="567"/>
        </w:tabs>
        <w:jc w:val="center"/>
        <w:rPr>
          <w:del w:id="375" w:author="minh thư" w:date="2025-08-19T16:53:00Z" w16du:dateUtc="2025-08-19T09:53:00Z"/>
        </w:rPr>
        <w:pPrChange w:id="376" w:author="minh thư" w:date="2025-08-19T18:45:00Z" w16du:dateUtc="2025-08-19T11:45:00Z">
          <w:pPr>
            <w:tabs>
              <w:tab w:val="right" w:leader="dot" w:pos="9356"/>
            </w:tabs>
            <w:spacing w:line="360" w:lineRule="auto"/>
            <w:ind w:firstLine="284"/>
            <w:jc w:val="both"/>
          </w:pPr>
        </w:pPrChange>
      </w:pPr>
      <w:del w:id="377" w:author="minh thư" w:date="2025-08-19T16:53:00Z" w16du:dateUtc="2025-08-19T09:53:00Z">
        <w:r w:rsidRPr="00A76E5E" w:rsidDel="00DA2498">
          <w:delText>……</w:delText>
        </w:r>
        <w:r w:rsidR="006143E7" w:rsidRPr="00A76E5E" w:rsidDel="00DA2498">
          <w:delText>.....................................................................</w:delText>
        </w:r>
        <w:r w:rsidRPr="00A76E5E" w:rsidDel="00DA2498">
          <w:delText>.</w:delText>
        </w:r>
      </w:del>
    </w:p>
    <w:p w14:paraId="15DB56CE" w14:textId="05F9905F" w:rsidR="00BD77C1" w:rsidRPr="00A76E5E" w:rsidDel="00DA2498" w:rsidRDefault="00BD77C1">
      <w:pPr>
        <w:tabs>
          <w:tab w:val="left" w:pos="567"/>
        </w:tabs>
        <w:jc w:val="center"/>
        <w:rPr>
          <w:del w:id="378" w:author="minh thư" w:date="2025-08-19T16:53:00Z" w16du:dateUtc="2025-08-19T09:53:00Z"/>
        </w:rPr>
        <w:pPrChange w:id="379" w:author="minh thư" w:date="2025-08-19T18:45:00Z" w16du:dateUtc="2025-08-19T11:45:00Z">
          <w:pPr>
            <w:tabs>
              <w:tab w:val="left" w:pos="567"/>
            </w:tabs>
            <w:spacing w:line="360" w:lineRule="auto"/>
            <w:ind w:left="720" w:firstLine="284"/>
            <w:jc w:val="both"/>
          </w:pPr>
        </w:pPrChange>
      </w:pPr>
    </w:p>
    <w:p w14:paraId="1A9DE080" w14:textId="5224369F" w:rsidR="00BD77C1" w:rsidRPr="00321D03" w:rsidDel="00DA2498" w:rsidRDefault="00BD77C1">
      <w:pPr>
        <w:tabs>
          <w:tab w:val="left" w:pos="567"/>
        </w:tabs>
        <w:jc w:val="center"/>
        <w:rPr>
          <w:del w:id="380" w:author="minh thư" w:date="2025-08-19T16:53:00Z" w16du:dateUtc="2025-08-19T09:53:00Z"/>
          <w:b/>
        </w:rPr>
        <w:pPrChange w:id="381" w:author="minh thư" w:date="2025-08-19T18:45:00Z" w16du:dateUtc="2025-08-19T11:45:00Z">
          <w:pPr>
            <w:tabs>
              <w:tab w:val="left" w:pos="567"/>
            </w:tabs>
            <w:ind w:left="720" w:firstLine="284"/>
            <w:jc w:val="both"/>
          </w:pPr>
        </w:pPrChange>
      </w:pPr>
    </w:p>
    <w:p w14:paraId="35BA42CD" w14:textId="6DE9DF2F" w:rsidR="00BD77C1" w:rsidRPr="00321D03" w:rsidDel="00DA2498" w:rsidRDefault="00BD77C1">
      <w:pPr>
        <w:tabs>
          <w:tab w:val="left" w:pos="567"/>
        </w:tabs>
        <w:jc w:val="center"/>
        <w:rPr>
          <w:del w:id="382" w:author="minh thư" w:date="2025-08-19T16:53:00Z" w16du:dateUtc="2025-08-19T09:53:00Z"/>
          <w:b/>
        </w:rPr>
        <w:pPrChange w:id="383" w:author="minh thư" w:date="2025-08-19T18:45:00Z" w16du:dateUtc="2025-08-19T11:45:00Z">
          <w:pPr>
            <w:tabs>
              <w:tab w:val="left" w:pos="567"/>
            </w:tabs>
            <w:spacing w:line="360" w:lineRule="auto"/>
            <w:ind w:left="720" w:firstLine="284"/>
            <w:jc w:val="both"/>
          </w:pPr>
        </w:pPrChange>
      </w:pPr>
      <w:del w:id="384" w:author="minh thư" w:date="2025-08-19T16:53:00Z" w16du:dateUtc="2025-08-19T09:53:00Z">
        <w:r w:rsidRPr="00321D03" w:rsidDel="00DA2498">
          <w:rPr>
            <w:b/>
          </w:rPr>
          <w:delText>Ghi chú:</w:delText>
        </w:r>
      </w:del>
    </w:p>
    <w:p w14:paraId="45A18412" w14:textId="68F332CA" w:rsidR="00E55AB8" w:rsidRPr="00321D03" w:rsidDel="00DA2498" w:rsidRDefault="00E55AB8">
      <w:pPr>
        <w:tabs>
          <w:tab w:val="left" w:pos="567"/>
        </w:tabs>
        <w:jc w:val="center"/>
        <w:rPr>
          <w:del w:id="385" w:author="minh thư" w:date="2025-08-19T16:53:00Z" w16du:dateUtc="2025-08-19T09:53:00Z"/>
          <w:b/>
        </w:rPr>
        <w:pPrChange w:id="386" w:author="minh thư" w:date="2025-08-19T18:45:00Z" w16du:dateUtc="2025-08-19T11:45:00Z">
          <w:pPr>
            <w:numPr>
              <w:numId w:val="1"/>
            </w:numPr>
            <w:tabs>
              <w:tab w:val="left" w:pos="567"/>
              <w:tab w:val="num" w:pos="1080"/>
            </w:tabs>
            <w:spacing w:line="360" w:lineRule="auto"/>
            <w:ind w:left="1080" w:firstLine="284"/>
            <w:jc w:val="both"/>
          </w:pPr>
        </w:pPrChange>
      </w:pPr>
      <w:del w:id="387" w:author="minh thư" w:date="2025-08-19T16:53:00Z" w16du:dateUtc="2025-08-19T09:53:00Z">
        <w:r w:rsidRPr="00321D03" w:rsidDel="00DA2498">
          <w:rPr>
            <w:b/>
          </w:rPr>
          <w:delText xml:space="preserve"> </w:delText>
        </w:r>
        <w:r w:rsidRPr="00321D03" w:rsidDel="00DA2498">
          <w:delText>Xếp sau trang Mục lục</w:delText>
        </w:r>
      </w:del>
    </w:p>
    <w:p w14:paraId="605478F5" w14:textId="2678FAFF" w:rsidR="00BD77C1" w:rsidRPr="00321D03" w:rsidDel="00DA2498" w:rsidRDefault="001342DB">
      <w:pPr>
        <w:tabs>
          <w:tab w:val="left" w:pos="567"/>
        </w:tabs>
        <w:jc w:val="center"/>
        <w:rPr>
          <w:del w:id="388" w:author="minh thư" w:date="2025-08-19T16:53:00Z" w16du:dateUtc="2025-08-19T09:53:00Z"/>
        </w:rPr>
        <w:pPrChange w:id="389" w:author="minh thư" w:date="2025-08-19T18:45:00Z" w16du:dateUtc="2025-08-19T11:45:00Z">
          <w:pPr>
            <w:numPr>
              <w:numId w:val="1"/>
            </w:numPr>
            <w:tabs>
              <w:tab w:val="left" w:pos="567"/>
              <w:tab w:val="num" w:pos="1080"/>
            </w:tabs>
            <w:spacing w:line="360" w:lineRule="auto"/>
            <w:ind w:left="1080" w:firstLine="284"/>
            <w:jc w:val="both"/>
          </w:pPr>
        </w:pPrChange>
      </w:pPr>
      <w:del w:id="390" w:author="minh thư" w:date="2025-08-19T16:53:00Z" w16du:dateUtc="2025-08-19T09:53:00Z">
        <w:r w:rsidDel="00DA2498">
          <w:delText>S</w:delText>
        </w:r>
        <w:r w:rsidR="00BD77C1" w:rsidRPr="00321D03" w:rsidDel="00DA2498">
          <w:delText>ố</w:delText>
        </w:r>
        <w:r w:rsidR="000546B8" w:rsidDel="00DA2498">
          <w:delText xml:space="preserve"> thứ nhất chỉ số thự tự </w:delText>
        </w:r>
        <w:r w:rsidR="00BD77C1" w:rsidRPr="00321D03" w:rsidDel="00DA2498">
          <w:delText>chương</w:delText>
        </w:r>
      </w:del>
    </w:p>
    <w:p w14:paraId="23B147B7" w14:textId="5DB7C396" w:rsidR="00BD77C1" w:rsidRPr="00321D03" w:rsidDel="00DA2498" w:rsidRDefault="001342DB">
      <w:pPr>
        <w:tabs>
          <w:tab w:val="left" w:pos="567"/>
        </w:tabs>
        <w:jc w:val="center"/>
        <w:rPr>
          <w:del w:id="391" w:author="minh thư" w:date="2025-08-19T16:53:00Z" w16du:dateUtc="2025-08-19T09:53:00Z"/>
        </w:rPr>
        <w:pPrChange w:id="392" w:author="minh thư" w:date="2025-08-19T18:45:00Z" w16du:dateUtc="2025-08-19T11:45:00Z">
          <w:pPr>
            <w:numPr>
              <w:numId w:val="1"/>
            </w:numPr>
            <w:tabs>
              <w:tab w:val="left" w:pos="567"/>
              <w:tab w:val="num" w:pos="1080"/>
            </w:tabs>
            <w:spacing w:line="360" w:lineRule="auto"/>
            <w:ind w:left="1080" w:firstLine="284"/>
            <w:jc w:val="both"/>
          </w:pPr>
        </w:pPrChange>
      </w:pPr>
      <w:del w:id="393" w:author="minh thư" w:date="2025-08-19T16:53:00Z" w16du:dateUtc="2025-08-19T09:53:00Z">
        <w:r w:rsidDel="00DA2498">
          <w:delText>S</w:delText>
        </w:r>
        <w:r w:rsidR="00BD77C1" w:rsidRPr="00321D03" w:rsidDel="00DA2498">
          <w:delText>ố thứ hai chỉ thứ tự bản</w:delText>
        </w:r>
        <w:r w:rsidR="00C3258C" w:rsidRPr="00321D03" w:rsidDel="00DA2498">
          <w:delText>g</w:delText>
        </w:r>
        <w:r w:rsidR="00BD77C1" w:rsidRPr="00321D03" w:rsidDel="00DA2498">
          <w:delText xml:space="preserve"> biểu</w:delText>
        </w:r>
        <w:r w:rsidR="00823CB4" w:rsidDel="00DA2498">
          <w:delText xml:space="preserve"> </w:delText>
        </w:r>
        <w:r w:rsidR="00BD77C1" w:rsidRPr="00321D03" w:rsidDel="00DA2498">
          <w:delText>trong mỗi chương</w:delText>
        </w:r>
      </w:del>
    </w:p>
    <w:p w14:paraId="631902DB" w14:textId="41DF59E2" w:rsidR="00C15D5D" w:rsidDel="00DA2498" w:rsidRDefault="005A7C1F">
      <w:pPr>
        <w:tabs>
          <w:tab w:val="left" w:pos="567"/>
        </w:tabs>
        <w:jc w:val="center"/>
        <w:rPr>
          <w:del w:id="394" w:author="minh thư" w:date="2025-08-19T16:53:00Z" w16du:dateUtc="2025-08-19T09:53:00Z"/>
        </w:rPr>
        <w:pPrChange w:id="395" w:author="minh thư" w:date="2025-08-19T18:45:00Z" w16du:dateUtc="2025-08-19T11:45:00Z">
          <w:pPr>
            <w:numPr>
              <w:numId w:val="1"/>
            </w:numPr>
            <w:tabs>
              <w:tab w:val="left" w:pos="567"/>
              <w:tab w:val="num" w:pos="1080"/>
            </w:tabs>
            <w:spacing w:line="360" w:lineRule="auto"/>
            <w:ind w:left="1080" w:firstLine="284"/>
            <w:jc w:val="both"/>
          </w:pPr>
        </w:pPrChange>
      </w:pPr>
      <w:del w:id="396" w:author="minh thư" w:date="2025-08-19T16:53:00Z" w16du:dateUtc="2025-08-19T09:53:00Z">
        <w:r w:rsidDel="00DA2498">
          <w:delText>T</w:delText>
        </w:r>
        <w:r w:rsidR="00C15D5D" w:rsidDel="00DA2498">
          <w:delText xml:space="preserve">ên đề của </w:delText>
        </w:r>
        <w:r w:rsidR="00614351" w:rsidDel="00DA2498">
          <w:delText>bảng biểu</w:delText>
        </w:r>
        <w:r w:rsidR="00C15D5D" w:rsidDel="00DA2498">
          <w:delText xml:space="preserve"> nằm phía trên của bảng</w:delText>
        </w:r>
        <w:r w:rsidR="00823CB4" w:rsidDel="00DA2498">
          <w:delText xml:space="preserve"> </w:delText>
        </w:r>
        <w:r w:rsidR="00823CB4" w:rsidRPr="00321D03" w:rsidDel="00DA2498">
          <w:delText>phải có ghi chú, giải thích, nêu rõ nguồn trích hoặc sao chụp</w:delText>
        </w:r>
      </w:del>
    </w:p>
    <w:p w14:paraId="518F816C" w14:textId="742C672F" w:rsidR="00823CB4" w:rsidRPr="00853F23" w:rsidDel="002B1FED" w:rsidRDefault="006741E2">
      <w:pPr>
        <w:tabs>
          <w:tab w:val="left" w:pos="567"/>
        </w:tabs>
        <w:rPr>
          <w:del w:id="397" w:author="minh thư" w:date="2025-08-19T18:45:00Z" w16du:dateUtc="2025-08-19T11:45:00Z"/>
          <w:lang w:val="vi-VN"/>
          <w:rPrChange w:id="398" w:author="minh thư" w:date="2025-08-19T18:06:00Z" w16du:dateUtc="2025-08-19T11:06:00Z">
            <w:rPr>
              <w:del w:id="399" w:author="minh thư" w:date="2025-08-19T18:45:00Z" w16du:dateUtc="2025-08-19T11:45:00Z"/>
            </w:rPr>
          </w:rPrChange>
        </w:rPr>
        <w:pPrChange w:id="400" w:author="minh thư" w:date="2025-08-19T18:45:00Z" w16du:dateUtc="2025-08-19T11:45:00Z">
          <w:pPr>
            <w:tabs>
              <w:tab w:val="left" w:pos="567"/>
            </w:tabs>
            <w:ind w:firstLine="284"/>
            <w:jc w:val="center"/>
          </w:pPr>
        </w:pPrChange>
      </w:pPr>
      <w:del w:id="401" w:author="minh thư" w:date="2025-08-19T16:53:00Z" w16du:dateUtc="2025-08-19T09:53:00Z">
        <w:r w:rsidRPr="00321D03" w:rsidDel="00DA2498">
          <w:br w:type="page"/>
        </w:r>
      </w:del>
      <w:del w:id="402" w:author="minh thư" w:date="2025-08-19T18:06:00Z" w16du:dateUtc="2025-08-19T11:06:00Z">
        <w:r w:rsidR="00823CB4" w:rsidRPr="00321D03" w:rsidDel="00853F23">
          <w:rPr>
            <w:sz w:val="24"/>
            <w:szCs w:val="24"/>
          </w:rPr>
          <w:delText>(</w:delText>
        </w:r>
        <w:r w:rsidR="00823CB4" w:rsidRPr="00A76E5E" w:rsidDel="00853F23">
          <w:delText>Mẫu)</w:delText>
        </w:r>
      </w:del>
    </w:p>
    <w:p w14:paraId="3FB9652D" w14:textId="77777777" w:rsidR="002B1FED" w:rsidRPr="002B1FED" w:rsidRDefault="002B1FED">
      <w:pPr>
        <w:pStyle w:val="Heading1"/>
        <w:numPr>
          <w:ilvl w:val="0"/>
          <w:numId w:val="0"/>
        </w:numPr>
        <w:rPr>
          <w:ins w:id="403" w:author="minh thư" w:date="2025-08-19T18:45:00Z" w16du:dateUtc="2025-08-19T11:45:00Z"/>
          <w:b w:val="0"/>
          <w:sz w:val="28"/>
          <w:rPrChange w:id="404" w:author="minh thư" w:date="2025-08-19T18:45:00Z" w16du:dateUtc="2025-08-19T11:45:00Z">
            <w:rPr>
              <w:ins w:id="405" w:author="minh thư" w:date="2025-08-19T18:45:00Z" w16du:dateUtc="2025-08-19T11:45:00Z"/>
              <w:sz w:val="28"/>
              <w:lang w:val="vi-VN"/>
            </w:rPr>
          </w:rPrChange>
        </w:rPr>
        <w:pPrChange w:id="406" w:author="minh thư" w:date="2025-08-19T18:45:00Z" w16du:dateUtc="2025-08-19T11:45:00Z">
          <w:pPr>
            <w:pStyle w:val="Heading1"/>
          </w:pPr>
        </w:pPrChange>
      </w:pPr>
    </w:p>
    <w:p w14:paraId="0610E99E" w14:textId="77777777" w:rsidR="002B1FED" w:rsidRDefault="002B1FED" w:rsidP="002B1FED">
      <w:pPr>
        <w:pStyle w:val="Heading1"/>
        <w:numPr>
          <w:ilvl w:val="0"/>
          <w:numId w:val="0"/>
        </w:numPr>
        <w:ind w:left="5246"/>
        <w:rPr>
          <w:ins w:id="407" w:author="minh thư" w:date="2025-08-19T18:45:00Z" w16du:dateUtc="2025-08-19T11:45:00Z"/>
          <w:sz w:val="28"/>
          <w:lang w:val="vi-VN"/>
        </w:rPr>
      </w:pPr>
    </w:p>
    <w:p w14:paraId="052FBF30" w14:textId="77777777" w:rsidR="002B1FED" w:rsidRDefault="002B1FED" w:rsidP="002B1FED">
      <w:pPr>
        <w:pStyle w:val="Heading1"/>
        <w:numPr>
          <w:ilvl w:val="0"/>
          <w:numId w:val="0"/>
        </w:numPr>
        <w:ind w:left="5246"/>
        <w:rPr>
          <w:ins w:id="408" w:author="minh thư" w:date="2025-08-19T18:45:00Z" w16du:dateUtc="2025-08-19T11:45:00Z"/>
          <w:sz w:val="28"/>
          <w:lang w:val="vi-VN"/>
        </w:rPr>
      </w:pPr>
    </w:p>
    <w:p w14:paraId="6DD1DAD5" w14:textId="77777777" w:rsidR="002B1FED" w:rsidRDefault="002B1FED" w:rsidP="002B1FED">
      <w:pPr>
        <w:pStyle w:val="Heading1"/>
        <w:numPr>
          <w:ilvl w:val="0"/>
          <w:numId w:val="0"/>
        </w:numPr>
        <w:ind w:left="5246"/>
        <w:rPr>
          <w:ins w:id="409" w:author="minh thư" w:date="2025-08-19T18:45:00Z" w16du:dateUtc="2025-08-19T11:45:00Z"/>
          <w:sz w:val="28"/>
          <w:lang w:val="vi-VN"/>
        </w:rPr>
      </w:pPr>
    </w:p>
    <w:p w14:paraId="68C1FC37" w14:textId="77777777" w:rsidR="002B1FED" w:rsidRDefault="002B1FED" w:rsidP="002B1FED">
      <w:pPr>
        <w:pStyle w:val="Heading1"/>
        <w:numPr>
          <w:ilvl w:val="0"/>
          <w:numId w:val="0"/>
        </w:numPr>
        <w:ind w:left="5246"/>
        <w:rPr>
          <w:ins w:id="410" w:author="minh thư" w:date="2025-08-19T18:45:00Z" w16du:dateUtc="2025-08-19T11:45:00Z"/>
          <w:sz w:val="28"/>
          <w:lang w:val="vi-VN"/>
        </w:rPr>
      </w:pPr>
    </w:p>
    <w:p w14:paraId="62269CC8" w14:textId="77777777" w:rsidR="002B1FED" w:rsidRDefault="002B1FED" w:rsidP="002B1FED">
      <w:pPr>
        <w:pStyle w:val="Heading1"/>
        <w:numPr>
          <w:ilvl w:val="0"/>
          <w:numId w:val="0"/>
        </w:numPr>
        <w:ind w:left="5246"/>
        <w:rPr>
          <w:ins w:id="411" w:author="minh thư" w:date="2025-08-19T18:45:00Z" w16du:dateUtc="2025-08-19T11:45:00Z"/>
          <w:sz w:val="28"/>
          <w:lang w:val="vi-VN"/>
        </w:rPr>
      </w:pPr>
    </w:p>
    <w:p w14:paraId="332F890E" w14:textId="77777777" w:rsidR="002B1FED" w:rsidRDefault="002B1FED" w:rsidP="002B1FED">
      <w:pPr>
        <w:pStyle w:val="Heading1"/>
        <w:numPr>
          <w:ilvl w:val="0"/>
          <w:numId w:val="0"/>
        </w:numPr>
        <w:ind w:left="5246"/>
        <w:rPr>
          <w:ins w:id="412" w:author="minh thư" w:date="2025-08-19T18:46:00Z" w16du:dateUtc="2025-08-19T11:46:00Z"/>
          <w:sz w:val="28"/>
          <w:lang w:val="vi-VN"/>
        </w:rPr>
      </w:pPr>
    </w:p>
    <w:p w14:paraId="6AAB3004" w14:textId="77777777" w:rsidR="002B1FED" w:rsidRDefault="002B1FED" w:rsidP="002B1FED">
      <w:pPr>
        <w:pStyle w:val="Heading1"/>
        <w:numPr>
          <w:ilvl w:val="0"/>
          <w:numId w:val="0"/>
        </w:numPr>
        <w:ind w:left="5246"/>
        <w:rPr>
          <w:ins w:id="413" w:author="minh thư" w:date="2025-08-19T18:46:00Z" w16du:dateUtc="2025-08-19T11:46:00Z"/>
          <w:sz w:val="28"/>
          <w:lang w:val="vi-VN"/>
        </w:rPr>
      </w:pPr>
    </w:p>
    <w:p w14:paraId="4EEB3021" w14:textId="77777777" w:rsidR="002B1FED" w:rsidRDefault="002B1FED" w:rsidP="002B1FED">
      <w:pPr>
        <w:pStyle w:val="Heading1"/>
        <w:numPr>
          <w:ilvl w:val="0"/>
          <w:numId w:val="0"/>
        </w:numPr>
        <w:ind w:left="5246"/>
        <w:rPr>
          <w:ins w:id="414" w:author="minh thư" w:date="2025-08-19T18:45:00Z" w16du:dateUtc="2025-08-19T11:45:00Z"/>
          <w:sz w:val="28"/>
          <w:lang w:val="vi-VN"/>
        </w:rPr>
      </w:pPr>
    </w:p>
    <w:p w14:paraId="12BBAB07" w14:textId="77777777" w:rsidR="002B1FED" w:rsidRDefault="002B1FED" w:rsidP="002B1FED">
      <w:pPr>
        <w:pStyle w:val="Heading1"/>
        <w:numPr>
          <w:ilvl w:val="0"/>
          <w:numId w:val="0"/>
        </w:numPr>
        <w:ind w:left="5246"/>
        <w:rPr>
          <w:ins w:id="415" w:author="minh thư" w:date="2025-08-19T18:45:00Z" w16du:dateUtc="2025-08-19T11:45:00Z"/>
          <w:sz w:val="28"/>
          <w:lang w:val="vi-VN"/>
        </w:rPr>
      </w:pPr>
    </w:p>
    <w:p w14:paraId="6E51481F" w14:textId="77777777" w:rsidR="002B1FED" w:rsidRDefault="002B1FED" w:rsidP="002B1FED">
      <w:pPr>
        <w:pStyle w:val="Heading1"/>
        <w:numPr>
          <w:ilvl w:val="0"/>
          <w:numId w:val="0"/>
        </w:numPr>
        <w:ind w:left="5246"/>
        <w:rPr>
          <w:ins w:id="416" w:author="minh thư" w:date="2025-08-19T18:45:00Z" w16du:dateUtc="2025-08-19T11:45:00Z"/>
          <w:sz w:val="28"/>
          <w:lang w:val="vi-VN"/>
        </w:rPr>
      </w:pPr>
    </w:p>
    <w:p w14:paraId="0964DB5D" w14:textId="58CA9209" w:rsidR="00823CB4" w:rsidRPr="00321D03" w:rsidRDefault="00823CB4">
      <w:pPr>
        <w:pStyle w:val="Heading1"/>
        <w:numPr>
          <w:ilvl w:val="0"/>
          <w:numId w:val="0"/>
        </w:numPr>
        <w:jc w:val="center"/>
        <w:rPr>
          <w:sz w:val="28"/>
        </w:rPr>
        <w:pPrChange w:id="417" w:author="minh thư" w:date="2025-08-19T19:06:00Z" w16du:dateUtc="2025-08-19T12:06:00Z">
          <w:pPr>
            <w:tabs>
              <w:tab w:val="left" w:pos="567"/>
            </w:tabs>
            <w:ind w:firstLine="284"/>
            <w:jc w:val="center"/>
          </w:pPr>
        </w:pPrChange>
      </w:pPr>
      <w:bookmarkStart w:id="418" w:name="_Toc206578982"/>
      <w:r w:rsidRPr="00321D03">
        <w:rPr>
          <w:sz w:val="28"/>
        </w:rPr>
        <w:t>DANH MỤC HÌNH</w:t>
      </w:r>
      <w:bookmarkEnd w:id="418"/>
    </w:p>
    <w:p w14:paraId="7D402B10" w14:textId="69008212" w:rsidR="00823CB4" w:rsidDel="00146960" w:rsidRDefault="00823CB4" w:rsidP="00BE3A61">
      <w:pPr>
        <w:tabs>
          <w:tab w:val="left" w:pos="567"/>
        </w:tabs>
        <w:ind w:firstLine="284"/>
        <w:jc w:val="center"/>
        <w:rPr>
          <w:del w:id="419" w:author="minh thư" w:date="2025-08-19T18:14:00Z" w16du:dateUtc="2025-08-19T11:14:00Z"/>
          <w:lang w:val="vi-VN"/>
        </w:rPr>
      </w:pPr>
      <w:del w:id="420" w:author="minh thư" w:date="2025-08-19T18:14:00Z" w16du:dateUtc="2025-08-19T11:14:00Z">
        <w:r w:rsidRPr="00321D03" w:rsidDel="00146960">
          <w:delText>(In đậm, in hoa, size14)</w:delText>
        </w:r>
      </w:del>
    </w:p>
    <w:p w14:paraId="3F76C78E" w14:textId="77777777" w:rsidR="00146960" w:rsidRDefault="00146960" w:rsidP="00823CB4">
      <w:pPr>
        <w:tabs>
          <w:tab w:val="left" w:pos="567"/>
        </w:tabs>
        <w:ind w:firstLine="284"/>
        <w:jc w:val="center"/>
        <w:rPr>
          <w:ins w:id="421" w:author="minh thư" w:date="2025-08-19T18:14:00Z" w16du:dateUtc="2025-08-19T11:14:00Z"/>
          <w:lang w:val="vi-VN"/>
        </w:rPr>
      </w:pPr>
    </w:p>
    <w:p w14:paraId="44E0879E" w14:textId="77777777" w:rsidR="00146960" w:rsidRDefault="00146960" w:rsidP="00823CB4">
      <w:pPr>
        <w:tabs>
          <w:tab w:val="left" w:pos="567"/>
        </w:tabs>
        <w:ind w:firstLine="284"/>
        <w:jc w:val="center"/>
        <w:rPr>
          <w:ins w:id="422" w:author="minh thư" w:date="2025-08-19T18:14:00Z" w16du:dateUtc="2025-08-19T11:14:00Z"/>
          <w:lang w:val="vi-VN"/>
        </w:rPr>
      </w:pPr>
    </w:p>
    <w:p w14:paraId="5D1CA569" w14:textId="77777777" w:rsidR="00146960" w:rsidRDefault="00146960" w:rsidP="00823CB4">
      <w:pPr>
        <w:tabs>
          <w:tab w:val="left" w:pos="567"/>
        </w:tabs>
        <w:ind w:firstLine="284"/>
        <w:jc w:val="center"/>
        <w:rPr>
          <w:ins w:id="423" w:author="minh thư" w:date="2025-08-19T18:14:00Z" w16du:dateUtc="2025-08-19T11:14:00Z"/>
          <w:lang w:val="vi-VN"/>
        </w:rPr>
      </w:pPr>
    </w:p>
    <w:p w14:paraId="43A0672A" w14:textId="6449FADA" w:rsidR="00654448" w:rsidRDefault="00654448">
      <w:pPr>
        <w:pStyle w:val="TOC1"/>
        <w:tabs>
          <w:tab w:val="right" w:leader="dot" w:pos="9395"/>
        </w:tabs>
        <w:rPr>
          <w:ins w:id="424" w:author="minh thư" w:date="2025-08-19T19:09:00Z" w16du:dateUtc="2025-08-19T12:09:00Z"/>
          <w:rFonts w:asciiTheme="minorHAnsi" w:eastAsiaTheme="minorEastAsia" w:hAnsiTheme="minorHAnsi" w:cstheme="minorBidi"/>
          <w:noProof/>
          <w:kern w:val="2"/>
          <w:sz w:val="24"/>
          <w:szCs w:val="24"/>
          <w14:ligatures w14:val="standardContextual"/>
        </w:rPr>
      </w:pPr>
      <w:ins w:id="425" w:author="minh thư" w:date="2025-08-19T19:09:00Z" w16du:dateUtc="2025-08-19T12:09:00Z">
        <w:r>
          <w:rPr>
            <w:lang w:val="vi-VN"/>
          </w:rPr>
          <w:fldChar w:fldCharType="begin"/>
        </w:r>
        <w:r>
          <w:rPr>
            <w:lang w:val="vi-VN"/>
          </w:rPr>
          <w:instrText xml:space="preserve"> TOC \h \z \t "Hinh,1" </w:instrText>
        </w:r>
        <w:r>
          <w:rPr>
            <w:lang w:val="vi-VN"/>
          </w:rPr>
          <w:fldChar w:fldCharType="separate"/>
        </w:r>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"_Toc206522995"</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 Ô nhiễm không khí tại Tp.HCM</w:t>
        </w:r>
        <w:r>
          <w:rPr>
            <w:noProof/>
            <w:webHidden/>
          </w:rPr>
          <w:tab/>
        </w:r>
        <w:r>
          <w:rPr>
            <w:noProof/>
            <w:webHidden/>
          </w:rPr>
          <w:fldChar w:fldCharType="begin"/>
        </w:r>
        <w:r>
          <w:rPr>
            <w:noProof/>
            <w:webHidden/>
          </w:rPr>
          <w:instrText xml:space="preserve"> PAGEREF _Toc206522995 \h </w:instrText>
        </w:r>
      </w:ins>
      <w:r>
        <w:rPr>
          <w:noProof/>
          <w:webHidden/>
        </w:rPr>
      </w:r>
      <w:ins w:id="426" w:author="minh thư" w:date="2025-08-19T19:09:00Z" w16du:dateUtc="2025-08-19T12:09:00Z">
        <w:r>
          <w:rPr>
            <w:noProof/>
            <w:webHidden/>
          </w:rPr>
          <w:fldChar w:fldCharType="separate"/>
        </w:r>
        <w:r>
          <w:rPr>
            <w:noProof/>
            <w:webHidden/>
          </w:rPr>
          <w:t>8</w:t>
        </w:r>
        <w:r>
          <w:rPr>
            <w:noProof/>
            <w:webHidden/>
          </w:rPr>
          <w:fldChar w:fldCharType="end"/>
        </w:r>
        <w:r w:rsidRPr="0032273F">
          <w:rPr>
            <w:rStyle w:val="Hyperlink"/>
            <w:rFonts w:eastAsiaTheme="majorEastAsia"/>
            <w:noProof/>
          </w:rPr>
          <w:fldChar w:fldCharType="end"/>
        </w:r>
      </w:ins>
    </w:p>
    <w:p w14:paraId="7BA29351" w14:textId="20B466A6" w:rsidR="00654448" w:rsidRDefault="00654448">
      <w:pPr>
        <w:pStyle w:val="TOC1"/>
        <w:tabs>
          <w:tab w:val="right" w:leader="dot" w:pos="9395"/>
        </w:tabs>
        <w:rPr>
          <w:ins w:id="427" w:author="minh thư" w:date="2025-08-19T19:09:00Z" w16du:dateUtc="2025-08-19T12:09:00Z"/>
          <w:rFonts w:asciiTheme="minorHAnsi" w:eastAsiaTheme="minorEastAsia" w:hAnsiTheme="minorHAnsi" w:cstheme="minorBidi"/>
          <w:noProof/>
          <w:kern w:val="2"/>
          <w:sz w:val="24"/>
          <w:szCs w:val="24"/>
          <w14:ligatures w14:val="standardContextual"/>
        </w:rPr>
      </w:pPr>
      <w:ins w:id="428"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"_Toc206522996"</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 Ô nhiễm không khí tại Hà Nội</w:t>
        </w:r>
        <w:r>
          <w:rPr>
            <w:noProof/>
            <w:webHidden/>
          </w:rPr>
          <w:tab/>
        </w:r>
        <w:r>
          <w:rPr>
            <w:noProof/>
            <w:webHidden/>
          </w:rPr>
          <w:fldChar w:fldCharType="begin"/>
        </w:r>
        <w:r>
          <w:rPr>
            <w:noProof/>
            <w:webHidden/>
          </w:rPr>
          <w:instrText xml:space="preserve"> PAGEREF _Toc206522996 \h </w:instrText>
        </w:r>
      </w:ins>
      <w:r>
        <w:rPr>
          <w:noProof/>
          <w:webHidden/>
        </w:rPr>
      </w:r>
      <w:ins w:id="429" w:author="minh thư" w:date="2025-08-19T19:09:00Z" w16du:dateUtc="2025-08-19T12:09:00Z">
        <w:r>
          <w:rPr>
            <w:noProof/>
            <w:webHidden/>
          </w:rPr>
          <w:fldChar w:fldCharType="separate"/>
        </w:r>
        <w:r>
          <w:rPr>
            <w:noProof/>
            <w:webHidden/>
          </w:rPr>
          <w:t>9</w:t>
        </w:r>
        <w:r>
          <w:rPr>
            <w:noProof/>
            <w:webHidden/>
          </w:rPr>
          <w:fldChar w:fldCharType="end"/>
        </w:r>
        <w:r w:rsidRPr="0032273F">
          <w:rPr>
            <w:rStyle w:val="Hyperlink"/>
            <w:rFonts w:eastAsiaTheme="majorEastAsia"/>
            <w:noProof/>
          </w:rPr>
          <w:fldChar w:fldCharType="end"/>
        </w:r>
      </w:ins>
    </w:p>
    <w:p w14:paraId="26FA7B32" w14:textId="0289C7D9" w:rsidR="00654448" w:rsidRDefault="00654448">
      <w:pPr>
        <w:pStyle w:val="TOC1"/>
        <w:tabs>
          <w:tab w:val="right" w:leader="dot" w:pos="9395"/>
        </w:tabs>
        <w:rPr>
          <w:ins w:id="430" w:author="minh thư" w:date="2025-08-19T19:09:00Z" w16du:dateUtc="2025-08-19T12:09:00Z"/>
          <w:rFonts w:asciiTheme="minorHAnsi" w:eastAsiaTheme="minorEastAsia" w:hAnsiTheme="minorHAnsi" w:cstheme="minorBidi"/>
          <w:noProof/>
          <w:kern w:val="2"/>
          <w:sz w:val="24"/>
          <w:szCs w:val="24"/>
          <w14:ligatures w14:val="standardContextual"/>
        </w:rPr>
      </w:pPr>
      <w:ins w:id="431"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"_Toc206522997"</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3: Chất lượng không khí đáng báo dộng tại Tp.HCM</w:t>
        </w:r>
        <w:r>
          <w:rPr>
            <w:noProof/>
            <w:webHidden/>
          </w:rPr>
          <w:tab/>
        </w:r>
        <w:r>
          <w:rPr>
            <w:noProof/>
            <w:webHidden/>
          </w:rPr>
          <w:fldChar w:fldCharType="begin"/>
        </w:r>
        <w:r>
          <w:rPr>
            <w:noProof/>
            <w:webHidden/>
          </w:rPr>
          <w:instrText xml:space="preserve"> PAGEREF _Toc206522997 \h </w:instrText>
        </w:r>
      </w:ins>
      <w:r>
        <w:rPr>
          <w:noProof/>
          <w:webHidden/>
        </w:rPr>
      </w:r>
      <w:ins w:id="432" w:author="minh thư" w:date="2025-08-19T19:09:00Z" w16du:dateUtc="2025-08-19T12:09:00Z">
        <w:r>
          <w:rPr>
            <w:noProof/>
            <w:webHidden/>
          </w:rPr>
          <w:fldChar w:fldCharType="separate"/>
        </w:r>
        <w:r>
          <w:rPr>
            <w:noProof/>
            <w:webHidden/>
          </w:rPr>
          <w:t>12</w:t>
        </w:r>
        <w:r>
          <w:rPr>
            <w:noProof/>
            <w:webHidden/>
          </w:rPr>
          <w:fldChar w:fldCharType="end"/>
        </w:r>
        <w:r w:rsidRPr="0032273F">
          <w:rPr>
            <w:rStyle w:val="Hyperlink"/>
            <w:rFonts w:eastAsiaTheme="majorEastAsia"/>
            <w:noProof/>
          </w:rPr>
          <w:fldChar w:fldCharType="end"/>
        </w:r>
      </w:ins>
    </w:p>
    <w:p w14:paraId="7254EEE0" w14:textId="625563B2" w:rsidR="00654448" w:rsidRDefault="00654448">
      <w:pPr>
        <w:pStyle w:val="TOC1"/>
        <w:tabs>
          <w:tab w:val="right" w:leader="dot" w:pos="9395"/>
        </w:tabs>
        <w:rPr>
          <w:ins w:id="433" w:author="minh thư" w:date="2025-08-19T19:09:00Z" w16du:dateUtc="2025-08-19T12:09:00Z"/>
          <w:rFonts w:asciiTheme="minorHAnsi" w:eastAsiaTheme="minorEastAsia" w:hAnsiTheme="minorHAnsi" w:cstheme="minorBidi"/>
          <w:noProof/>
          <w:kern w:val="2"/>
          <w:sz w:val="24"/>
          <w:szCs w:val="24"/>
          <w14:ligatures w14:val="standardContextual"/>
        </w:rPr>
      </w:pPr>
      <w:ins w:id="434"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"_Toc206522998"</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4: Chất lượng không khí đáng báo dộng tại Hà Nội</w:t>
        </w:r>
        <w:r>
          <w:rPr>
            <w:noProof/>
            <w:webHidden/>
          </w:rPr>
          <w:tab/>
        </w:r>
        <w:r>
          <w:rPr>
            <w:noProof/>
            <w:webHidden/>
          </w:rPr>
          <w:fldChar w:fldCharType="begin"/>
        </w:r>
        <w:r>
          <w:rPr>
            <w:noProof/>
            <w:webHidden/>
          </w:rPr>
          <w:instrText xml:space="preserve"> PAGEREF _Toc206522998 \h </w:instrText>
        </w:r>
      </w:ins>
      <w:r>
        <w:rPr>
          <w:noProof/>
          <w:webHidden/>
        </w:rPr>
      </w:r>
      <w:ins w:id="435" w:author="minh thư" w:date="2025-08-19T19:09:00Z" w16du:dateUtc="2025-08-19T12:09:00Z">
        <w:r>
          <w:rPr>
            <w:noProof/>
            <w:webHidden/>
          </w:rPr>
          <w:fldChar w:fldCharType="separate"/>
        </w:r>
        <w:r>
          <w:rPr>
            <w:noProof/>
            <w:webHidden/>
          </w:rPr>
          <w:t>13</w:t>
        </w:r>
        <w:r>
          <w:rPr>
            <w:noProof/>
            <w:webHidden/>
          </w:rPr>
          <w:fldChar w:fldCharType="end"/>
        </w:r>
        <w:r w:rsidRPr="0032273F">
          <w:rPr>
            <w:rStyle w:val="Hyperlink"/>
            <w:rFonts w:eastAsiaTheme="majorEastAsia"/>
            <w:noProof/>
          </w:rPr>
          <w:fldChar w:fldCharType="end"/>
        </w:r>
      </w:ins>
    </w:p>
    <w:p w14:paraId="3F5CECAE" w14:textId="75F6E7B3" w:rsidR="00654448" w:rsidRDefault="00654448">
      <w:pPr>
        <w:pStyle w:val="TOC1"/>
        <w:tabs>
          <w:tab w:val="right" w:leader="dot" w:pos="9395"/>
        </w:tabs>
        <w:rPr>
          <w:ins w:id="436" w:author="minh thư" w:date="2025-08-19T19:09:00Z" w16du:dateUtc="2025-08-19T12:09:00Z"/>
          <w:rFonts w:asciiTheme="minorHAnsi" w:eastAsiaTheme="minorEastAsia" w:hAnsiTheme="minorHAnsi" w:cstheme="minorBidi"/>
          <w:noProof/>
          <w:kern w:val="2"/>
          <w:sz w:val="24"/>
          <w:szCs w:val="24"/>
          <w14:ligatures w14:val="standardContextual"/>
        </w:rPr>
      </w:pPr>
      <w:ins w:id="437"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"_Toc206522999"</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5: Dữ liệu chuỗi thời gian</w:t>
        </w:r>
        <w:r>
          <w:rPr>
            <w:noProof/>
            <w:webHidden/>
          </w:rPr>
          <w:tab/>
        </w:r>
        <w:r>
          <w:rPr>
            <w:noProof/>
            <w:webHidden/>
          </w:rPr>
          <w:fldChar w:fldCharType="begin"/>
        </w:r>
        <w:r>
          <w:rPr>
            <w:noProof/>
            <w:webHidden/>
          </w:rPr>
          <w:instrText xml:space="preserve"> PAGEREF _Toc206522999 \h </w:instrText>
        </w:r>
      </w:ins>
      <w:r>
        <w:rPr>
          <w:noProof/>
          <w:webHidden/>
        </w:rPr>
      </w:r>
      <w:ins w:id="438" w:author="minh thư" w:date="2025-08-19T19:09:00Z" w16du:dateUtc="2025-08-19T12:09:00Z">
        <w:r>
          <w:rPr>
            <w:noProof/>
            <w:webHidden/>
          </w:rPr>
          <w:fldChar w:fldCharType="separate"/>
        </w:r>
        <w:r>
          <w:rPr>
            <w:noProof/>
            <w:webHidden/>
          </w:rPr>
          <w:t>13</w:t>
        </w:r>
        <w:r>
          <w:rPr>
            <w:noProof/>
            <w:webHidden/>
          </w:rPr>
          <w:fldChar w:fldCharType="end"/>
        </w:r>
        <w:r w:rsidRPr="0032273F">
          <w:rPr>
            <w:rStyle w:val="Hyperlink"/>
            <w:rFonts w:eastAsiaTheme="majorEastAsia"/>
            <w:noProof/>
          </w:rPr>
          <w:fldChar w:fldCharType="end"/>
        </w:r>
      </w:ins>
    </w:p>
    <w:p w14:paraId="6AF098DD" w14:textId="21B60130" w:rsidR="00654448" w:rsidRDefault="00654448">
      <w:pPr>
        <w:pStyle w:val="TOC1"/>
        <w:tabs>
          <w:tab w:val="right" w:leader="dot" w:pos="9395"/>
        </w:tabs>
        <w:rPr>
          <w:ins w:id="439" w:author="minh thư" w:date="2025-08-19T19:09:00Z" w16du:dateUtc="2025-08-19T12:09:00Z"/>
          <w:rFonts w:asciiTheme="minorHAnsi" w:eastAsiaTheme="minorEastAsia" w:hAnsiTheme="minorHAnsi" w:cstheme="minorBidi"/>
          <w:noProof/>
          <w:kern w:val="2"/>
          <w:sz w:val="24"/>
          <w:szCs w:val="24"/>
          <w14:ligatures w14:val="standardContextual"/>
        </w:rPr>
      </w:pPr>
      <w:ins w:id="440"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"_Toc206523000"</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6: Ô nhiễm không khí ảnh hưởng đến sức khỏe con người</w:t>
        </w:r>
        <w:r>
          <w:rPr>
            <w:noProof/>
            <w:webHidden/>
          </w:rPr>
          <w:tab/>
        </w:r>
        <w:r>
          <w:rPr>
            <w:noProof/>
            <w:webHidden/>
          </w:rPr>
          <w:fldChar w:fldCharType="begin"/>
        </w:r>
        <w:r>
          <w:rPr>
            <w:noProof/>
            <w:webHidden/>
          </w:rPr>
          <w:instrText xml:space="preserve"> PAGEREF _Toc206523000 \h </w:instrText>
        </w:r>
      </w:ins>
      <w:r>
        <w:rPr>
          <w:noProof/>
          <w:webHidden/>
        </w:rPr>
      </w:r>
      <w:ins w:id="441" w:author="minh thư" w:date="2025-08-19T19:09:00Z" w16du:dateUtc="2025-08-19T12:09:00Z">
        <w:r>
          <w:rPr>
            <w:noProof/>
            <w:webHidden/>
          </w:rPr>
          <w:fldChar w:fldCharType="separate"/>
        </w:r>
        <w:r>
          <w:rPr>
            <w:noProof/>
            <w:webHidden/>
          </w:rPr>
          <w:t>15</w:t>
        </w:r>
        <w:r>
          <w:rPr>
            <w:noProof/>
            <w:webHidden/>
          </w:rPr>
          <w:fldChar w:fldCharType="end"/>
        </w:r>
        <w:r w:rsidRPr="0032273F">
          <w:rPr>
            <w:rStyle w:val="Hyperlink"/>
            <w:rFonts w:eastAsiaTheme="majorEastAsia"/>
            <w:noProof/>
          </w:rPr>
          <w:fldChar w:fldCharType="end"/>
        </w:r>
      </w:ins>
    </w:p>
    <w:p w14:paraId="2B254555" w14:textId="7DD97DAA" w:rsidR="00654448" w:rsidRDefault="00654448">
      <w:pPr>
        <w:pStyle w:val="TOC1"/>
        <w:tabs>
          <w:tab w:val="right" w:leader="dot" w:pos="9395"/>
        </w:tabs>
        <w:rPr>
          <w:ins w:id="442" w:author="minh thư" w:date="2025-08-19T19:09:00Z" w16du:dateUtc="2025-08-19T12:09:00Z"/>
          <w:rFonts w:asciiTheme="minorHAnsi" w:eastAsiaTheme="minorEastAsia" w:hAnsiTheme="minorHAnsi" w:cstheme="minorBidi"/>
          <w:noProof/>
          <w:kern w:val="2"/>
          <w:sz w:val="24"/>
          <w:szCs w:val="24"/>
          <w14:ligatures w14:val="standardContextual"/>
        </w:rPr>
      </w:pPr>
      <w:ins w:id="443"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"_Toc206523001"</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7: Mô hình học máy</w:t>
        </w:r>
        <w:r>
          <w:rPr>
            <w:noProof/>
            <w:webHidden/>
          </w:rPr>
          <w:tab/>
        </w:r>
        <w:r>
          <w:rPr>
            <w:noProof/>
            <w:webHidden/>
          </w:rPr>
          <w:fldChar w:fldCharType="begin"/>
        </w:r>
        <w:r>
          <w:rPr>
            <w:noProof/>
            <w:webHidden/>
          </w:rPr>
          <w:instrText xml:space="preserve"> PAGEREF _Toc206523001 \h </w:instrText>
        </w:r>
      </w:ins>
      <w:r>
        <w:rPr>
          <w:noProof/>
          <w:webHidden/>
        </w:rPr>
      </w:r>
      <w:ins w:id="444" w:author="minh thư" w:date="2025-08-19T19:09:00Z" w16du:dateUtc="2025-08-19T12:09:00Z">
        <w:r>
          <w:rPr>
            <w:noProof/>
            <w:webHidden/>
          </w:rPr>
          <w:fldChar w:fldCharType="separate"/>
        </w:r>
        <w:r>
          <w:rPr>
            <w:noProof/>
            <w:webHidden/>
          </w:rPr>
          <w:t>17</w:t>
        </w:r>
        <w:r>
          <w:rPr>
            <w:noProof/>
            <w:webHidden/>
          </w:rPr>
          <w:fldChar w:fldCharType="end"/>
        </w:r>
        <w:r w:rsidRPr="0032273F">
          <w:rPr>
            <w:rStyle w:val="Hyperlink"/>
            <w:rFonts w:eastAsiaTheme="majorEastAsia"/>
            <w:noProof/>
          </w:rPr>
          <w:fldChar w:fldCharType="end"/>
        </w:r>
      </w:ins>
    </w:p>
    <w:p w14:paraId="4FE188D9" w14:textId="50A9BA7F" w:rsidR="00654448" w:rsidRDefault="00654448">
      <w:pPr>
        <w:pStyle w:val="TOC1"/>
        <w:tabs>
          <w:tab w:val="right" w:leader="dot" w:pos="9395"/>
        </w:tabs>
        <w:rPr>
          <w:ins w:id="445" w:author="minh thư" w:date="2025-08-19T19:09:00Z" w16du:dateUtc="2025-08-19T12:09:00Z"/>
          <w:rFonts w:asciiTheme="minorHAnsi" w:eastAsiaTheme="minorEastAsia" w:hAnsiTheme="minorHAnsi" w:cstheme="minorBidi"/>
          <w:noProof/>
          <w:kern w:val="2"/>
          <w:sz w:val="24"/>
          <w:szCs w:val="24"/>
          <w14:ligatures w14:val="standardContextual"/>
        </w:rPr>
      </w:pPr>
      <w:ins w:id="446"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"_Toc206523002"</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8: Mô hình mạng nơ-ron</w:t>
        </w:r>
        <w:r>
          <w:rPr>
            <w:noProof/>
            <w:webHidden/>
          </w:rPr>
          <w:tab/>
        </w:r>
        <w:r>
          <w:rPr>
            <w:noProof/>
            <w:webHidden/>
          </w:rPr>
          <w:fldChar w:fldCharType="begin"/>
        </w:r>
        <w:r>
          <w:rPr>
            <w:noProof/>
            <w:webHidden/>
          </w:rPr>
          <w:instrText xml:space="preserve"> PAGEREF _Toc206523002 \h </w:instrText>
        </w:r>
      </w:ins>
      <w:r>
        <w:rPr>
          <w:noProof/>
          <w:webHidden/>
        </w:rPr>
      </w:r>
      <w:ins w:id="447" w:author="minh thư" w:date="2025-08-19T19:09:00Z" w16du:dateUtc="2025-08-19T12:09:00Z">
        <w:r>
          <w:rPr>
            <w:noProof/>
            <w:webHidden/>
          </w:rPr>
          <w:fldChar w:fldCharType="separate"/>
        </w:r>
        <w:r>
          <w:rPr>
            <w:noProof/>
            <w:webHidden/>
          </w:rPr>
          <w:t>18</w:t>
        </w:r>
        <w:r>
          <w:rPr>
            <w:noProof/>
            <w:webHidden/>
          </w:rPr>
          <w:fldChar w:fldCharType="end"/>
        </w:r>
        <w:r w:rsidRPr="0032273F">
          <w:rPr>
            <w:rStyle w:val="Hyperlink"/>
            <w:rFonts w:eastAsiaTheme="majorEastAsia"/>
            <w:noProof/>
          </w:rPr>
          <w:fldChar w:fldCharType="end"/>
        </w:r>
      </w:ins>
    </w:p>
    <w:p w14:paraId="1A4BC4CD" w14:textId="1D938F09" w:rsidR="00654448" w:rsidRDefault="00654448">
      <w:pPr>
        <w:pStyle w:val="TOC1"/>
        <w:tabs>
          <w:tab w:val="right" w:leader="dot" w:pos="9395"/>
        </w:tabs>
        <w:rPr>
          <w:ins w:id="448" w:author="minh thư" w:date="2025-08-19T19:09:00Z" w16du:dateUtc="2025-08-19T12:09:00Z"/>
          <w:rFonts w:asciiTheme="minorHAnsi" w:eastAsiaTheme="minorEastAsia" w:hAnsiTheme="minorHAnsi" w:cstheme="minorBidi"/>
          <w:noProof/>
          <w:kern w:val="2"/>
          <w:sz w:val="24"/>
          <w:szCs w:val="24"/>
          <w14:ligatures w14:val="standardContextual"/>
        </w:rPr>
      </w:pPr>
      <w:ins w:id="449"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"_Toc206523003"</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9: Prophet</w:t>
        </w:r>
        <w:r>
          <w:rPr>
            <w:noProof/>
            <w:webHidden/>
          </w:rPr>
          <w:tab/>
        </w:r>
        <w:r>
          <w:rPr>
            <w:noProof/>
            <w:webHidden/>
          </w:rPr>
          <w:fldChar w:fldCharType="begin"/>
        </w:r>
        <w:r>
          <w:rPr>
            <w:noProof/>
            <w:webHidden/>
          </w:rPr>
          <w:instrText xml:space="preserve"> PAGEREF _Toc206523003 \h </w:instrText>
        </w:r>
      </w:ins>
      <w:r>
        <w:rPr>
          <w:noProof/>
          <w:webHidden/>
        </w:rPr>
      </w:r>
      <w:ins w:id="450" w:author="minh thư" w:date="2025-08-19T19:09:00Z" w16du:dateUtc="2025-08-19T12:09:00Z">
        <w:r>
          <w:rPr>
            <w:noProof/>
            <w:webHidden/>
          </w:rPr>
          <w:fldChar w:fldCharType="separate"/>
        </w:r>
        <w:r>
          <w:rPr>
            <w:noProof/>
            <w:webHidden/>
          </w:rPr>
          <w:t>19</w:t>
        </w:r>
        <w:r>
          <w:rPr>
            <w:noProof/>
            <w:webHidden/>
          </w:rPr>
          <w:fldChar w:fldCharType="end"/>
        </w:r>
        <w:r w:rsidRPr="0032273F">
          <w:rPr>
            <w:rStyle w:val="Hyperlink"/>
            <w:rFonts w:eastAsiaTheme="majorEastAsia"/>
            <w:noProof/>
          </w:rPr>
          <w:fldChar w:fldCharType="end"/>
        </w:r>
      </w:ins>
    </w:p>
    <w:p w14:paraId="67C9A963" w14:textId="5F9F7260" w:rsidR="00654448" w:rsidRDefault="00654448">
      <w:pPr>
        <w:pStyle w:val="TOC1"/>
        <w:tabs>
          <w:tab w:val="right" w:leader="dot" w:pos="9395"/>
        </w:tabs>
        <w:rPr>
          <w:ins w:id="451" w:author="minh thư" w:date="2025-08-19T19:09:00Z" w16du:dateUtc="2025-08-19T12:09:00Z"/>
          <w:rFonts w:asciiTheme="minorHAnsi" w:eastAsiaTheme="minorEastAsia" w:hAnsiTheme="minorHAnsi" w:cstheme="minorBidi"/>
          <w:noProof/>
          <w:kern w:val="2"/>
          <w:sz w:val="24"/>
          <w:szCs w:val="24"/>
          <w14:ligatures w14:val="standardContextual"/>
        </w:rPr>
      </w:pPr>
      <w:ins w:id="452"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"_Toc206523004"</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10:Nguồn gốc bộ dữ liệu từ Kaggle</w:t>
        </w:r>
        <w:r>
          <w:rPr>
            <w:noProof/>
            <w:webHidden/>
          </w:rPr>
          <w:tab/>
        </w:r>
        <w:r>
          <w:rPr>
            <w:noProof/>
            <w:webHidden/>
          </w:rPr>
          <w:fldChar w:fldCharType="begin"/>
        </w:r>
        <w:r>
          <w:rPr>
            <w:noProof/>
            <w:webHidden/>
          </w:rPr>
          <w:instrText xml:space="preserve"> PAGEREF _Toc206523004 \h </w:instrText>
        </w:r>
      </w:ins>
      <w:r>
        <w:rPr>
          <w:noProof/>
          <w:webHidden/>
        </w:rPr>
      </w:r>
      <w:ins w:id="453" w:author="minh thư" w:date="2025-08-19T19:09:00Z" w16du:dateUtc="2025-08-19T12:09:00Z">
        <w:r>
          <w:rPr>
            <w:noProof/>
            <w:webHidden/>
          </w:rPr>
          <w:fldChar w:fldCharType="separate"/>
        </w:r>
        <w:r>
          <w:rPr>
            <w:noProof/>
            <w:webHidden/>
          </w:rPr>
          <w:t>20</w:t>
        </w:r>
        <w:r>
          <w:rPr>
            <w:noProof/>
            <w:webHidden/>
          </w:rPr>
          <w:fldChar w:fldCharType="end"/>
        </w:r>
        <w:r w:rsidRPr="0032273F">
          <w:rPr>
            <w:rStyle w:val="Hyperlink"/>
            <w:rFonts w:eastAsiaTheme="majorEastAsia"/>
            <w:noProof/>
          </w:rPr>
          <w:fldChar w:fldCharType="end"/>
        </w:r>
      </w:ins>
    </w:p>
    <w:p w14:paraId="3E742EA8" w14:textId="5BB684F7" w:rsidR="00654448" w:rsidRDefault="00654448">
      <w:pPr>
        <w:pStyle w:val="TOC1"/>
        <w:tabs>
          <w:tab w:val="right" w:leader="dot" w:pos="9395"/>
        </w:tabs>
        <w:rPr>
          <w:ins w:id="454" w:author="minh thư" w:date="2025-08-19T19:09:00Z" w16du:dateUtc="2025-08-19T12:09:00Z"/>
          <w:rFonts w:asciiTheme="minorHAnsi" w:eastAsiaTheme="minorEastAsia" w:hAnsiTheme="minorHAnsi" w:cstheme="minorBidi"/>
          <w:noProof/>
          <w:kern w:val="2"/>
          <w:sz w:val="24"/>
          <w:szCs w:val="24"/>
          <w14:ligatures w14:val="standardContextual"/>
        </w:rPr>
      </w:pPr>
      <w:ins w:id="455"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"_Toc206523005"</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11: 10 dòng đầu bộ dữ liệu năm 2020</w:t>
        </w:r>
        <w:r>
          <w:rPr>
            <w:noProof/>
            <w:webHidden/>
          </w:rPr>
          <w:tab/>
        </w:r>
        <w:r>
          <w:rPr>
            <w:noProof/>
            <w:webHidden/>
          </w:rPr>
          <w:fldChar w:fldCharType="begin"/>
        </w:r>
        <w:r>
          <w:rPr>
            <w:noProof/>
            <w:webHidden/>
          </w:rPr>
          <w:instrText xml:space="preserve"> PAGEREF _Toc206523005 \h </w:instrText>
        </w:r>
      </w:ins>
      <w:r>
        <w:rPr>
          <w:noProof/>
          <w:webHidden/>
        </w:rPr>
      </w:r>
      <w:ins w:id="456" w:author="minh thư" w:date="2025-08-19T19:09:00Z" w16du:dateUtc="2025-08-19T12:09:00Z">
        <w:r>
          <w:rPr>
            <w:noProof/>
            <w:webHidden/>
          </w:rPr>
          <w:fldChar w:fldCharType="separate"/>
        </w:r>
        <w:r>
          <w:rPr>
            <w:noProof/>
            <w:webHidden/>
          </w:rPr>
          <w:t>20</w:t>
        </w:r>
        <w:r>
          <w:rPr>
            <w:noProof/>
            <w:webHidden/>
          </w:rPr>
          <w:fldChar w:fldCharType="end"/>
        </w:r>
        <w:r w:rsidRPr="0032273F">
          <w:rPr>
            <w:rStyle w:val="Hyperlink"/>
            <w:rFonts w:eastAsiaTheme="majorEastAsia"/>
            <w:noProof/>
          </w:rPr>
          <w:fldChar w:fldCharType="end"/>
        </w:r>
      </w:ins>
    </w:p>
    <w:p w14:paraId="0A2EA7E5" w14:textId="2356799E" w:rsidR="00654448" w:rsidRDefault="00654448">
      <w:pPr>
        <w:pStyle w:val="TOC1"/>
        <w:tabs>
          <w:tab w:val="right" w:leader="dot" w:pos="9395"/>
        </w:tabs>
        <w:rPr>
          <w:ins w:id="457" w:author="minh thư" w:date="2025-08-19T19:09:00Z" w16du:dateUtc="2025-08-19T12:09:00Z"/>
          <w:rFonts w:asciiTheme="minorHAnsi" w:eastAsiaTheme="minorEastAsia" w:hAnsiTheme="minorHAnsi" w:cstheme="minorBidi"/>
          <w:noProof/>
          <w:kern w:val="2"/>
          <w:sz w:val="24"/>
          <w:szCs w:val="24"/>
          <w14:ligatures w14:val="standardContextual"/>
        </w:rPr>
      </w:pPr>
      <w:ins w:id="458"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"_Toc206523006"</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12: 10 dòng đầu bộ dữ liệu 2021</w:t>
        </w:r>
        <w:r>
          <w:rPr>
            <w:noProof/>
            <w:webHidden/>
          </w:rPr>
          <w:tab/>
        </w:r>
        <w:r>
          <w:rPr>
            <w:noProof/>
            <w:webHidden/>
          </w:rPr>
          <w:fldChar w:fldCharType="begin"/>
        </w:r>
        <w:r>
          <w:rPr>
            <w:noProof/>
            <w:webHidden/>
          </w:rPr>
          <w:instrText xml:space="preserve"> PAGEREF _Toc206523006 \h </w:instrText>
        </w:r>
      </w:ins>
      <w:r>
        <w:rPr>
          <w:noProof/>
          <w:webHidden/>
        </w:rPr>
      </w:r>
      <w:ins w:id="459" w:author="minh thư" w:date="2025-08-19T19:09:00Z" w16du:dateUtc="2025-08-19T12:09:00Z">
        <w:r>
          <w:rPr>
            <w:noProof/>
            <w:webHidden/>
          </w:rPr>
          <w:fldChar w:fldCharType="separate"/>
        </w:r>
        <w:r>
          <w:rPr>
            <w:noProof/>
            <w:webHidden/>
          </w:rPr>
          <w:t>21</w:t>
        </w:r>
        <w:r>
          <w:rPr>
            <w:noProof/>
            <w:webHidden/>
          </w:rPr>
          <w:fldChar w:fldCharType="end"/>
        </w:r>
        <w:r w:rsidRPr="0032273F">
          <w:rPr>
            <w:rStyle w:val="Hyperlink"/>
            <w:rFonts w:eastAsiaTheme="majorEastAsia"/>
            <w:noProof/>
          </w:rPr>
          <w:fldChar w:fldCharType="end"/>
        </w:r>
      </w:ins>
    </w:p>
    <w:p w14:paraId="3AEBACE5" w14:textId="3E37DD82" w:rsidR="00654448" w:rsidRDefault="00654448">
      <w:pPr>
        <w:pStyle w:val="TOC1"/>
        <w:tabs>
          <w:tab w:val="right" w:leader="dot" w:pos="9395"/>
        </w:tabs>
        <w:rPr>
          <w:ins w:id="460" w:author="minh thư" w:date="2025-08-19T19:09:00Z" w16du:dateUtc="2025-08-19T12:09:00Z"/>
          <w:rFonts w:asciiTheme="minorHAnsi" w:eastAsiaTheme="minorEastAsia" w:hAnsiTheme="minorHAnsi" w:cstheme="minorBidi"/>
          <w:noProof/>
          <w:kern w:val="2"/>
          <w:sz w:val="24"/>
          <w:szCs w:val="24"/>
          <w14:ligatures w14:val="standardContextual"/>
        </w:rPr>
      </w:pPr>
      <w:ins w:id="461"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"_Toc206523007"</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13: Bộ dữ liệu được đọc và hiểm thị 5 dòng đầu tiên</w:t>
        </w:r>
        <w:r>
          <w:rPr>
            <w:noProof/>
            <w:webHidden/>
          </w:rPr>
          <w:tab/>
        </w:r>
        <w:r>
          <w:rPr>
            <w:noProof/>
            <w:webHidden/>
          </w:rPr>
          <w:fldChar w:fldCharType="begin"/>
        </w:r>
        <w:r>
          <w:rPr>
            <w:noProof/>
            <w:webHidden/>
          </w:rPr>
          <w:instrText xml:space="preserve"> PAGEREF _Toc206523007 \h </w:instrText>
        </w:r>
      </w:ins>
      <w:r>
        <w:rPr>
          <w:noProof/>
          <w:webHidden/>
        </w:rPr>
      </w:r>
      <w:ins w:id="462" w:author="minh thư" w:date="2025-08-19T19:09:00Z" w16du:dateUtc="2025-08-19T12:09:00Z">
        <w:r>
          <w:rPr>
            <w:noProof/>
            <w:webHidden/>
          </w:rPr>
          <w:fldChar w:fldCharType="separate"/>
        </w:r>
        <w:r>
          <w:rPr>
            <w:noProof/>
            <w:webHidden/>
          </w:rPr>
          <w:t>21</w:t>
        </w:r>
        <w:r>
          <w:rPr>
            <w:noProof/>
            <w:webHidden/>
          </w:rPr>
          <w:fldChar w:fldCharType="end"/>
        </w:r>
        <w:r w:rsidRPr="0032273F">
          <w:rPr>
            <w:rStyle w:val="Hyperlink"/>
            <w:rFonts w:eastAsiaTheme="majorEastAsia"/>
            <w:noProof/>
          </w:rPr>
          <w:fldChar w:fldCharType="end"/>
        </w:r>
      </w:ins>
    </w:p>
    <w:p w14:paraId="7E54A993" w14:textId="3D4F4566" w:rsidR="00654448" w:rsidRDefault="00654448">
      <w:pPr>
        <w:pStyle w:val="TOC1"/>
        <w:tabs>
          <w:tab w:val="right" w:leader="dot" w:pos="9395"/>
        </w:tabs>
        <w:rPr>
          <w:ins w:id="463" w:author="minh thư" w:date="2025-08-19T19:09:00Z" w16du:dateUtc="2025-08-19T12:09:00Z"/>
          <w:rFonts w:asciiTheme="minorHAnsi" w:eastAsiaTheme="minorEastAsia" w:hAnsiTheme="minorHAnsi" w:cstheme="minorBidi"/>
          <w:noProof/>
          <w:kern w:val="2"/>
          <w:sz w:val="24"/>
          <w:szCs w:val="24"/>
          <w14:ligatures w14:val="standardContextual"/>
        </w:rPr>
      </w:pPr>
      <w:ins w:id="464"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"_Toc206523008"</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14: Tiền xử lí dữ liệu</w:t>
        </w:r>
        <w:r>
          <w:rPr>
            <w:noProof/>
            <w:webHidden/>
          </w:rPr>
          <w:tab/>
        </w:r>
        <w:r>
          <w:rPr>
            <w:noProof/>
            <w:webHidden/>
          </w:rPr>
          <w:fldChar w:fldCharType="begin"/>
        </w:r>
        <w:r>
          <w:rPr>
            <w:noProof/>
            <w:webHidden/>
          </w:rPr>
          <w:instrText xml:space="preserve"> PAGEREF _Toc206523008 \h </w:instrText>
        </w:r>
      </w:ins>
      <w:r>
        <w:rPr>
          <w:noProof/>
          <w:webHidden/>
        </w:rPr>
      </w:r>
      <w:ins w:id="465" w:author="minh thư" w:date="2025-08-19T19:09:00Z" w16du:dateUtc="2025-08-19T12:09:00Z">
        <w:r>
          <w:rPr>
            <w:noProof/>
            <w:webHidden/>
          </w:rPr>
          <w:fldChar w:fldCharType="separate"/>
        </w:r>
        <w:r>
          <w:rPr>
            <w:noProof/>
            <w:webHidden/>
          </w:rPr>
          <w:t>21</w:t>
        </w:r>
        <w:r>
          <w:rPr>
            <w:noProof/>
            <w:webHidden/>
          </w:rPr>
          <w:fldChar w:fldCharType="end"/>
        </w:r>
        <w:r w:rsidRPr="0032273F">
          <w:rPr>
            <w:rStyle w:val="Hyperlink"/>
            <w:rFonts w:eastAsiaTheme="majorEastAsia"/>
            <w:noProof/>
          </w:rPr>
          <w:fldChar w:fldCharType="end"/>
        </w:r>
      </w:ins>
    </w:p>
    <w:p w14:paraId="10FA6B2F" w14:textId="4739E5E3" w:rsidR="00654448" w:rsidRDefault="00654448">
      <w:pPr>
        <w:pStyle w:val="TOC1"/>
        <w:tabs>
          <w:tab w:val="right" w:leader="dot" w:pos="9395"/>
        </w:tabs>
        <w:rPr>
          <w:ins w:id="466" w:author="minh thư" w:date="2025-08-19T19:09:00Z" w16du:dateUtc="2025-08-19T12:09:00Z"/>
          <w:rFonts w:asciiTheme="minorHAnsi" w:eastAsiaTheme="minorEastAsia" w:hAnsiTheme="minorHAnsi" w:cstheme="minorBidi"/>
          <w:noProof/>
          <w:kern w:val="2"/>
          <w:sz w:val="24"/>
          <w:szCs w:val="24"/>
          <w14:ligatures w14:val="standardContextual"/>
        </w:rPr>
      </w:pPr>
      <w:ins w:id="467"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"_Toc206523009"</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15: Bộ dữ liệu sau tiền xử lí</w:t>
        </w:r>
        <w:r>
          <w:rPr>
            <w:noProof/>
            <w:webHidden/>
          </w:rPr>
          <w:tab/>
        </w:r>
        <w:r>
          <w:rPr>
            <w:noProof/>
            <w:webHidden/>
          </w:rPr>
          <w:fldChar w:fldCharType="begin"/>
        </w:r>
        <w:r>
          <w:rPr>
            <w:noProof/>
            <w:webHidden/>
          </w:rPr>
          <w:instrText xml:space="preserve"> PAGEREF _Toc206523009 \h </w:instrText>
        </w:r>
      </w:ins>
      <w:r>
        <w:rPr>
          <w:noProof/>
          <w:webHidden/>
        </w:rPr>
      </w:r>
      <w:ins w:id="468" w:author="minh thư" w:date="2025-08-19T19:09:00Z" w16du:dateUtc="2025-08-19T12:09:00Z">
        <w:r>
          <w:rPr>
            <w:noProof/>
            <w:webHidden/>
          </w:rPr>
          <w:fldChar w:fldCharType="separate"/>
        </w:r>
        <w:r>
          <w:rPr>
            <w:noProof/>
            <w:webHidden/>
          </w:rPr>
          <w:t>22</w:t>
        </w:r>
        <w:r>
          <w:rPr>
            <w:noProof/>
            <w:webHidden/>
          </w:rPr>
          <w:fldChar w:fldCharType="end"/>
        </w:r>
        <w:r w:rsidRPr="0032273F">
          <w:rPr>
            <w:rStyle w:val="Hyperlink"/>
            <w:rFonts w:eastAsiaTheme="majorEastAsia"/>
            <w:noProof/>
          </w:rPr>
          <w:fldChar w:fldCharType="end"/>
        </w:r>
      </w:ins>
    </w:p>
    <w:p w14:paraId="71EEAA6F" w14:textId="735A0EDF" w:rsidR="00654448" w:rsidRDefault="00654448">
      <w:pPr>
        <w:pStyle w:val="TOC1"/>
        <w:tabs>
          <w:tab w:val="right" w:leader="dot" w:pos="9395"/>
        </w:tabs>
        <w:rPr>
          <w:ins w:id="469" w:author="minh thư" w:date="2025-08-19T19:09:00Z" w16du:dateUtc="2025-08-19T12:09:00Z"/>
          <w:rFonts w:asciiTheme="minorHAnsi" w:eastAsiaTheme="minorEastAsia" w:hAnsiTheme="minorHAnsi" w:cstheme="minorBidi"/>
          <w:noProof/>
          <w:kern w:val="2"/>
          <w:sz w:val="24"/>
          <w:szCs w:val="24"/>
          <w14:ligatures w14:val="standardContextual"/>
        </w:rPr>
      </w:pPr>
      <w:ins w:id="470"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"_Toc206523010"</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16: phân tích xu hướng</w:t>
        </w:r>
        <w:r>
          <w:rPr>
            <w:noProof/>
            <w:webHidden/>
          </w:rPr>
          <w:tab/>
        </w:r>
        <w:r>
          <w:rPr>
            <w:noProof/>
            <w:webHidden/>
          </w:rPr>
          <w:fldChar w:fldCharType="begin"/>
        </w:r>
        <w:r>
          <w:rPr>
            <w:noProof/>
            <w:webHidden/>
          </w:rPr>
          <w:instrText xml:space="preserve"> PAGEREF _Toc206523010 \h </w:instrText>
        </w:r>
      </w:ins>
      <w:r>
        <w:rPr>
          <w:noProof/>
          <w:webHidden/>
        </w:rPr>
      </w:r>
      <w:ins w:id="471" w:author="minh thư" w:date="2025-08-19T19:09:00Z" w16du:dateUtc="2025-08-19T12:09:00Z">
        <w:r>
          <w:rPr>
            <w:noProof/>
            <w:webHidden/>
          </w:rPr>
          <w:fldChar w:fldCharType="separate"/>
        </w:r>
        <w:r>
          <w:rPr>
            <w:noProof/>
            <w:webHidden/>
          </w:rPr>
          <w:t>23</w:t>
        </w:r>
        <w:r>
          <w:rPr>
            <w:noProof/>
            <w:webHidden/>
          </w:rPr>
          <w:fldChar w:fldCharType="end"/>
        </w:r>
        <w:r w:rsidRPr="0032273F">
          <w:rPr>
            <w:rStyle w:val="Hyperlink"/>
            <w:rFonts w:eastAsiaTheme="majorEastAsia"/>
            <w:noProof/>
          </w:rPr>
          <w:fldChar w:fldCharType="end"/>
        </w:r>
      </w:ins>
    </w:p>
    <w:p w14:paraId="6C0D65A6" w14:textId="5BD6CFA5" w:rsidR="00654448" w:rsidRDefault="00654448">
      <w:pPr>
        <w:pStyle w:val="TOC1"/>
        <w:tabs>
          <w:tab w:val="right" w:leader="dot" w:pos="9395"/>
        </w:tabs>
        <w:rPr>
          <w:ins w:id="472" w:author="minh thư" w:date="2025-08-19T19:09:00Z" w16du:dateUtc="2025-08-19T12:09:00Z"/>
          <w:rFonts w:asciiTheme="minorHAnsi" w:eastAsiaTheme="minorEastAsia" w:hAnsiTheme="minorHAnsi" w:cstheme="minorBidi"/>
          <w:noProof/>
          <w:kern w:val="2"/>
          <w:sz w:val="24"/>
          <w:szCs w:val="24"/>
          <w14:ligatures w14:val="standardContextual"/>
        </w:rPr>
      </w:pPr>
      <w:ins w:id="473"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"_Toc206523011"</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17: Kết quả trực quan tại Hà Nội</w:t>
        </w:r>
        <w:r>
          <w:rPr>
            <w:noProof/>
            <w:webHidden/>
          </w:rPr>
          <w:tab/>
        </w:r>
        <w:r>
          <w:rPr>
            <w:noProof/>
            <w:webHidden/>
          </w:rPr>
          <w:fldChar w:fldCharType="begin"/>
        </w:r>
        <w:r>
          <w:rPr>
            <w:noProof/>
            <w:webHidden/>
          </w:rPr>
          <w:instrText xml:space="preserve"> PAGEREF _Toc206523011 \h </w:instrText>
        </w:r>
      </w:ins>
      <w:r>
        <w:rPr>
          <w:noProof/>
          <w:webHidden/>
        </w:rPr>
      </w:r>
      <w:ins w:id="474" w:author="minh thư" w:date="2025-08-19T19:09:00Z" w16du:dateUtc="2025-08-19T12:09:00Z">
        <w:r>
          <w:rPr>
            <w:noProof/>
            <w:webHidden/>
          </w:rPr>
          <w:fldChar w:fldCharType="separate"/>
        </w:r>
        <w:r>
          <w:rPr>
            <w:noProof/>
            <w:webHidden/>
          </w:rPr>
          <w:t>23</w:t>
        </w:r>
        <w:r>
          <w:rPr>
            <w:noProof/>
            <w:webHidden/>
          </w:rPr>
          <w:fldChar w:fldCharType="end"/>
        </w:r>
        <w:r w:rsidRPr="0032273F">
          <w:rPr>
            <w:rStyle w:val="Hyperlink"/>
            <w:rFonts w:eastAsiaTheme="majorEastAsia"/>
            <w:noProof/>
          </w:rPr>
          <w:fldChar w:fldCharType="end"/>
        </w:r>
      </w:ins>
    </w:p>
    <w:p w14:paraId="59017EEC" w14:textId="301E8CD2" w:rsidR="00654448" w:rsidRDefault="00654448">
      <w:pPr>
        <w:pStyle w:val="TOC1"/>
        <w:tabs>
          <w:tab w:val="right" w:leader="dot" w:pos="9395"/>
        </w:tabs>
        <w:rPr>
          <w:ins w:id="475" w:author="minh thư" w:date="2025-08-19T19:09:00Z" w16du:dateUtc="2025-08-19T12:09:00Z"/>
          <w:rFonts w:asciiTheme="minorHAnsi" w:eastAsiaTheme="minorEastAsia" w:hAnsiTheme="minorHAnsi" w:cstheme="minorBidi"/>
          <w:noProof/>
          <w:kern w:val="2"/>
          <w:sz w:val="24"/>
          <w:szCs w:val="24"/>
          <w14:ligatures w14:val="standardContextual"/>
        </w:rPr>
      </w:pPr>
      <w:ins w:id="476"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"_Toc206523012"</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18: Kết quả trực quan tại Tp.HCM</w:t>
        </w:r>
        <w:r>
          <w:rPr>
            <w:noProof/>
            <w:webHidden/>
          </w:rPr>
          <w:tab/>
        </w:r>
        <w:r>
          <w:rPr>
            <w:noProof/>
            <w:webHidden/>
          </w:rPr>
          <w:fldChar w:fldCharType="begin"/>
        </w:r>
        <w:r>
          <w:rPr>
            <w:noProof/>
            <w:webHidden/>
          </w:rPr>
          <w:instrText xml:space="preserve"> PAGEREF _Toc206523012 \h </w:instrText>
        </w:r>
      </w:ins>
      <w:r>
        <w:rPr>
          <w:noProof/>
          <w:webHidden/>
        </w:rPr>
      </w:r>
      <w:ins w:id="477" w:author="minh thư" w:date="2025-08-19T19:09:00Z" w16du:dateUtc="2025-08-19T12:09:00Z">
        <w:r>
          <w:rPr>
            <w:noProof/>
            <w:webHidden/>
          </w:rPr>
          <w:fldChar w:fldCharType="separate"/>
        </w:r>
        <w:r>
          <w:rPr>
            <w:noProof/>
            <w:webHidden/>
          </w:rPr>
          <w:t>24</w:t>
        </w:r>
        <w:r>
          <w:rPr>
            <w:noProof/>
            <w:webHidden/>
          </w:rPr>
          <w:fldChar w:fldCharType="end"/>
        </w:r>
        <w:r w:rsidRPr="0032273F">
          <w:rPr>
            <w:rStyle w:val="Hyperlink"/>
            <w:rFonts w:eastAsiaTheme="majorEastAsia"/>
            <w:noProof/>
          </w:rPr>
          <w:fldChar w:fldCharType="end"/>
        </w:r>
      </w:ins>
    </w:p>
    <w:p w14:paraId="296F1A0C" w14:textId="54653F8D" w:rsidR="00654448" w:rsidRDefault="00654448">
      <w:pPr>
        <w:pStyle w:val="TOC1"/>
        <w:tabs>
          <w:tab w:val="right" w:leader="dot" w:pos="9395"/>
        </w:tabs>
        <w:rPr>
          <w:ins w:id="478" w:author="minh thư" w:date="2025-08-19T19:09:00Z" w16du:dateUtc="2025-08-19T12:09:00Z"/>
          <w:rFonts w:asciiTheme="minorHAnsi" w:eastAsiaTheme="minorEastAsia" w:hAnsiTheme="minorHAnsi" w:cstheme="minorBidi"/>
          <w:noProof/>
          <w:kern w:val="2"/>
          <w:sz w:val="24"/>
          <w:szCs w:val="24"/>
          <w14:ligatures w14:val="standardContextual"/>
        </w:rPr>
      </w:pPr>
      <w:ins w:id="479"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"_Toc206523013"</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19: Mô hình dự đoán Prophet Hà Nội</w:t>
        </w:r>
        <w:r>
          <w:rPr>
            <w:noProof/>
            <w:webHidden/>
          </w:rPr>
          <w:tab/>
        </w:r>
        <w:r>
          <w:rPr>
            <w:noProof/>
            <w:webHidden/>
          </w:rPr>
          <w:fldChar w:fldCharType="begin"/>
        </w:r>
        <w:r>
          <w:rPr>
            <w:noProof/>
            <w:webHidden/>
          </w:rPr>
          <w:instrText xml:space="preserve"> PAGEREF _Toc206523013 \h </w:instrText>
        </w:r>
      </w:ins>
      <w:r>
        <w:rPr>
          <w:noProof/>
          <w:webHidden/>
        </w:rPr>
      </w:r>
      <w:ins w:id="480" w:author="minh thư" w:date="2025-08-19T19:09:00Z" w16du:dateUtc="2025-08-19T12:09:00Z">
        <w:r>
          <w:rPr>
            <w:noProof/>
            <w:webHidden/>
          </w:rPr>
          <w:fldChar w:fldCharType="separate"/>
        </w:r>
        <w:r>
          <w:rPr>
            <w:noProof/>
            <w:webHidden/>
          </w:rPr>
          <w:t>24</w:t>
        </w:r>
        <w:r>
          <w:rPr>
            <w:noProof/>
            <w:webHidden/>
          </w:rPr>
          <w:fldChar w:fldCharType="end"/>
        </w:r>
        <w:r w:rsidRPr="0032273F">
          <w:rPr>
            <w:rStyle w:val="Hyperlink"/>
            <w:rFonts w:eastAsiaTheme="majorEastAsia"/>
            <w:noProof/>
          </w:rPr>
          <w:fldChar w:fldCharType="end"/>
        </w:r>
      </w:ins>
    </w:p>
    <w:p w14:paraId="264710EF" w14:textId="08541ED6" w:rsidR="00654448" w:rsidRDefault="00654448">
      <w:pPr>
        <w:pStyle w:val="TOC1"/>
        <w:tabs>
          <w:tab w:val="right" w:leader="dot" w:pos="9395"/>
        </w:tabs>
        <w:rPr>
          <w:ins w:id="481" w:author="minh thư" w:date="2025-08-19T19:09:00Z" w16du:dateUtc="2025-08-19T12:09:00Z"/>
          <w:rFonts w:asciiTheme="minorHAnsi" w:eastAsiaTheme="minorEastAsia" w:hAnsiTheme="minorHAnsi" w:cstheme="minorBidi"/>
          <w:noProof/>
          <w:kern w:val="2"/>
          <w:sz w:val="24"/>
          <w:szCs w:val="24"/>
          <w14:ligatures w14:val="standardContextual"/>
        </w:rPr>
      </w:pPr>
      <w:ins w:id="482"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"_Toc206523014"</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20: Mô hình dự đoán Prophet Tp.HCM</w:t>
        </w:r>
        <w:r>
          <w:rPr>
            <w:noProof/>
            <w:webHidden/>
          </w:rPr>
          <w:tab/>
        </w:r>
        <w:r>
          <w:rPr>
            <w:noProof/>
            <w:webHidden/>
          </w:rPr>
          <w:fldChar w:fldCharType="begin"/>
        </w:r>
        <w:r>
          <w:rPr>
            <w:noProof/>
            <w:webHidden/>
          </w:rPr>
          <w:instrText xml:space="preserve"> PAGEREF _Toc206523014 \h </w:instrText>
        </w:r>
      </w:ins>
      <w:r>
        <w:rPr>
          <w:noProof/>
          <w:webHidden/>
        </w:rPr>
      </w:r>
      <w:ins w:id="483" w:author="minh thư" w:date="2025-08-19T19:09:00Z" w16du:dateUtc="2025-08-19T12:09:00Z">
        <w:r>
          <w:rPr>
            <w:noProof/>
            <w:webHidden/>
          </w:rPr>
          <w:fldChar w:fldCharType="separate"/>
        </w:r>
        <w:r>
          <w:rPr>
            <w:noProof/>
            <w:webHidden/>
          </w:rPr>
          <w:t>25</w:t>
        </w:r>
        <w:r>
          <w:rPr>
            <w:noProof/>
            <w:webHidden/>
          </w:rPr>
          <w:fldChar w:fldCharType="end"/>
        </w:r>
        <w:r w:rsidRPr="0032273F">
          <w:rPr>
            <w:rStyle w:val="Hyperlink"/>
            <w:rFonts w:eastAsiaTheme="majorEastAsia"/>
            <w:noProof/>
          </w:rPr>
          <w:fldChar w:fldCharType="end"/>
        </w:r>
      </w:ins>
    </w:p>
    <w:p w14:paraId="0F615ABF" w14:textId="28D351F8" w:rsidR="00654448" w:rsidRDefault="00654448">
      <w:pPr>
        <w:pStyle w:val="TOC1"/>
        <w:tabs>
          <w:tab w:val="right" w:leader="dot" w:pos="9395"/>
        </w:tabs>
        <w:rPr>
          <w:ins w:id="484" w:author="minh thư" w:date="2025-08-19T19:09:00Z" w16du:dateUtc="2025-08-19T12:09:00Z"/>
          <w:rFonts w:asciiTheme="minorHAnsi" w:eastAsiaTheme="minorEastAsia" w:hAnsiTheme="minorHAnsi" w:cstheme="minorBidi"/>
          <w:noProof/>
          <w:kern w:val="2"/>
          <w:sz w:val="24"/>
          <w:szCs w:val="24"/>
          <w14:ligatures w14:val="standardContextual"/>
        </w:rPr>
      </w:pPr>
      <w:ins w:id="485"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"_Toc206523015"</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21: Kết quả dự đoán mô hình Prophet tại Hà Nội</w:t>
        </w:r>
        <w:r>
          <w:rPr>
            <w:noProof/>
            <w:webHidden/>
          </w:rPr>
          <w:tab/>
        </w:r>
        <w:r>
          <w:rPr>
            <w:noProof/>
            <w:webHidden/>
          </w:rPr>
          <w:fldChar w:fldCharType="begin"/>
        </w:r>
        <w:r>
          <w:rPr>
            <w:noProof/>
            <w:webHidden/>
          </w:rPr>
          <w:instrText xml:space="preserve"> PAGEREF _Toc206523015 \h </w:instrText>
        </w:r>
      </w:ins>
      <w:r>
        <w:rPr>
          <w:noProof/>
          <w:webHidden/>
        </w:rPr>
      </w:r>
      <w:ins w:id="486" w:author="minh thư" w:date="2025-08-19T19:09:00Z" w16du:dateUtc="2025-08-19T12:09:00Z">
        <w:r>
          <w:rPr>
            <w:noProof/>
            <w:webHidden/>
          </w:rPr>
          <w:fldChar w:fldCharType="separate"/>
        </w:r>
        <w:r>
          <w:rPr>
            <w:noProof/>
            <w:webHidden/>
          </w:rPr>
          <w:t>26</w:t>
        </w:r>
        <w:r>
          <w:rPr>
            <w:noProof/>
            <w:webHidden/>
          </w:rPr>
          <w:fldChar w:fldCharType="end"/>
        </w:r>
        <w:r w:rsidRPr="0032273F">
          <w:rPr>
            <w:rStyle w:val="Hyperlink"/>
            <w:rFonts w:eastAsiaTheme="majorEastAsia"/>
            <w:noProof/>
          </w:rPr>
          <w:fldChar w:fldCharType="end"/>
        </w:r>
      </w:ins>
    </w:p>
    <w:p w14:paraId="24E31486" w14:textId="67D03AA4" w:rsidR="00654448" w:rsidRDefault="00654448">
      <w:pPr>
        <w:pStyle w:val="TOC1"/>
        <w:tabs>
          <w:tab w:val="right" w:leader="dot" w:pos="9395"/>
        </w:tabs>
        <w:rPr>
          <w:ins w:id="487" w:author="minh thư" w:date="2025-08-19T19:09:00Z" w16du:dateUtc="2025-08-19T12:09:00Z"/>
          <w:rFonts w:asciiTheme="minorHAnsi" w:eastAsiaTheme="minorEastAsia" w:hAnsiTheme="minorHAnsi" w:cstheme="minorBidi"/>
          <w:noProof/>
          <w:kern w:val="2"/>
          <w:sz w:val="24"/>
          <w:szCs w:val="24"/>
          <w14:ligatures w14:val="standardContextual"/>
        </w:rPr>
      </w:pPr>
      <w:ins w:id="488"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"_Toc206523016"</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22: Kết quả dự đoán mô hình Prophet tại Tp.HCM</w:t>
        </w:r>
        <w:r>
          <w:rPr>
            <w:noProof/>
            <w:webHidden/>
          </w:rPr>
          <w:tab/>
        </w:r>
        <w:r>
          <w:rPr>
            <w:noProof/>
            <w:webHidden/>
          </w:rPr>
          <w:fldChar w:fldCharType="begin"/>
        </w:r>
        <w:r>
          <w:rPr>
            <w:noProof/>
            <w:webHidden/>
          </w:rPr>
          <w:instrText xml:space="preserve"> PAGEREF _Toc206523016 \h </w:instrText>
        </w:r>
      </w:ins>
      <w:r>
        <w:rPr>
          <w:noProof/>
          <w:webHidden/>
        </w:rPr>
      </w:r>
      <w:ins w:id="489" w:author="minh thư" w:date="2025-08-19T19:09:00Z" w16du:dateUtc="2025-08-19T12:09:00Z">
        <w:r>
          <w:rPr>
            <w:noProof/>
            <w:webHidden/>
          </w:rPr>
          <w:fldChar w:fldCharType="separate"/>
        </w:r>
        <w:r>
          <w:rPr>
            <w:noProof/>
            <w:webHidden/>
          </w:rPr>
          <w:t>26</w:t>
        </w:r>
        <w:r>
          <w:rPr>
            <w:noProof/>
            <w:webHidden/>
          </w:rPr>
          <w:fldChar w:fldCharType="end"/>
        </w:r>
        <w:r w:rsidRPr="0032273F">
          <w:rPr>
            <w:rStyle w:val="Hyperlink"/>
            <w:rFonts w:eastAsiaTheme="majorEastAsia"/>
            <w:noProof/>
          </w:rPr>
          <w:fldChar w:fldCharType="end"/>
        </w:r>
      </w:ins>
    </w:p>
    <w:p w14:paraId="369728EE" w14:textId="0D8B6B7F" w:rsidR="00654448" w:rsidRDefault="00654448">
      <w:pPr>
        <w:pStyle w:val="TOC1"/>
        <w:tabs>
          <w:tab w:val="right" w:leader="dot" w:pos="9395"/>
        </w:tabs>
        <w:rPr>
          <w:ins w:id="490" w:author="minh thư" w:date="2025-08-19T19:09:00Z" w16du:dateUtc="2025-08-19T12:09:00Z"/>
          <w:rFonts w:asciiTheme="minorHAnsi" w:eastAsiaTheme="minorEastAsia" w:hAnsiTheme="minorHAnsi" w:cstheme="minorBidi"/>
          <w:noProof/>
          <w:kern w:val="2"/>
          <w:sz w:val="24"/>
          <w:szCs w:val="24"/>
          <w14:ligatures w14:val="standardContextual"/>
        </w:rPr>
      </w:pPr>
      <w:ins w:id="491"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"_Toc206523017"</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23: Phân tích chất lượng không khí tại Hà Nội và Tp.HCM</w:t>
        </w:r>
        <w:r>
          <w:rPr>
            <w:noProof/>
            <w:webHidden/>
          </w:rPr>
          <w:tab/>
        </w:r>
        <w:r>
          <w:rPr>
            <w:noProof/>
            <w:webHidden/>
          </w:rPr>
          <w:fldChar w:fldCharType="begin"/>
        </w:r>
        <w:r>
          <w:rPr>
            <w:noProof/>
            <w:webHidden/>
          </w:rPr>
          <w:instrText xml:space="preserve"> PAGEREF _Toc206523017 \h </w:instrText>
        </w:r>
      </w:ins>
      <w:r>
        <w:rPr>
          <w:noProof/>
          <w:webHidden/>
        </w:rPr>
      </w:r>
      <w:ins w:id="492" w:author="minh thư" w:date="2025-08-19T19:09:00Z" w16du:dateUtc="2025-08-19T12:09:00Z">
        <w:r>
          <w:rPr>
            <w:noProof/>
            <w:webHidden/>
          </w:rPr>
          <w:fldChar w:fldCharType="separate"/>
        </w:r>
        <w:r>
          <w:rPr>
            <w:noProof/>
            <w:webHidden/>
          </w:rPr>
          <w:t>28</w:t>
        </w:r>
        <w:r>
          <w:rPr>
            <w:noProof/>
            <w:webHidden/>
          </w:rPr>
          <w:fldChar w:fldCharType="end"/>
        </w:r>
        <w:r w:rsidRPr="0032273F">
          <w:rPr>
            <w:rStyle w:val="Hyperlink"/>
            <w:rFonts w:eastAsiaTheme="majorEastAsia"/>
            <w:noProof/>
          </w:rPr>
          <w:fldChar w:fldCharType="end"/>
        </w:r>
      </w:ins>
    </w:p>
    <w:p w14:paraId="6009FA8A" w14:textId="13478F2A" w:rsidR="00654448" w:rsidRDefault="00654448">
      <w:pPr>
        <w:pStyle w:val="TOC1"/>
        <w:tabs>
          <w:tab w:val="right" w:leader="dot" w:pos="9395"/>
        </w:tabs>
        <w:rPr>
          <w:ins w:id="493" w:author="minh thư" w:date="2025-08-19T19:09:00Z" w16du:dateUtc="2025-08-19T12:09:00Z"/>
          <w:rFonts w:asciiTheme="minorHAnsi" w:eastAsiaTheme="minorEastAsia" w:hAnsiTheme="minorHAnsi" w:cstheme="minorBidi"/>
          <w:noProof/>
          <w:kern w:val="2"/>
          <w:sz w:val="24"/>
          <w:szCs w:val="24"/>
          <w14:ligatures w14:val="standardContextual"/>
        </w:rPr>
      </w:pPr>
      <w:ins w:id="494"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"_Toc206523018"</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24: Ô nhiễm không khí mức báo dộng</w:t>
        </w:r>
        <w:r>
          <w:rPr>
            <w:noProof/>
            <w:webHidden/>
          </w:rPr>
          <w:tab/>
        </w:r>
        <w:r>
          <w:rPr>
            <w:noProof/>
            <w:webHidden/>
          </w:rPr>
          <w:fldChar w:fldCharType="begin"/>
        </w:r>
        <w:r>
          <w:rPr>
            <w:noProof/>
            <w:webHidden/>
          </w:rPr>
          <w:instrText xml:space="preserve"> PAGEREF _Toc206523018 \h </w:instrText>
        </w:r>
      </w:ins>
      <w:r>
        <w:rPr>
          <w:noProof/>
          <w:webHidden/>
        </w:rPr>
      </w:r>
      <w:ins w:id="495" w:author="minh thư" w:date="2025-08-19T19:09:00Z" w16du:dateUtc="2025-08-19T12:09:00Z">
        <w:r>
          <w:rPr>
            <w:noProof/>
            <w:webHidden/>
          </w:rPr>
          <w:fldChar w:fldCharType="separate"/>
        </w:r>
        <w:r>
          <w:rPr>
            <w:noProof/>
            <w:webHidden/>
          </w:rPr>
          <w:t>29</w:t>
        </w:r>
        <w:r>
          <w:rPr>
            <w:noProof/>
            <w:webHidden/>
          </w:rPr>
          <w:fldChar w:fldCharType="end"/>
        </w:r>
        <w:r w:rsidRPr="0032273F">
          <w:rPr>
            <w:rStyle w:val="Hyperlink"/>
            <w:rFonts w:eastAsiaTheme="majorEastAsia"/>
            <w:noProof/>
          </w:rPr>
          <w:fldChar w:fldCharType="end"/>
        </w:r>
      </w:ins>
    </w:p>
    <w:p w14:paraId="79DD764B" w14:textId="6C23A3DA" w:rsidR="00654448" w:rsidRDefault="00654448">
      <w:pPr>
        <w:pStyle w:val="TOC1"/>
        <w:tabs>
          <w:tab w:val="right" w:leader="dot" w:pos="9395"/>
        </w:tabs>
        <w:rPr>
          <w:ins w:id="496" w:author="minh thư" w:date="2025-08-19T19:09:00Z" w16du:dateUtc="2025-08-19T12:09:00Z"/>
          <w:rFonts w:asciiTheme="minorHAnsi" w:eastAsiaTheme="minorEastAsia" w:hAnsiTheme="minorHAnsi" w:cstheme="minorBidi"/>
          <w:noProof/>
          <w:kern w:val="2"/>
          <w:sz w:val="24"/>
          <w:szCs w:val="24"/>
          <w14:ligatures w14:val="standardContextual"/>
        </w:rPr>
      </w:pPr>
      <w:ins w:id="497"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"_Toc206523019"</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25: Chung tay bảo vệ môi trường</w:t>
        </w:r>
        <w:r>
          <w:rPr>
            <w:noProof/>
            <w:webHidden/>
          </w:rPr>
          <w:tab/>
        </w:r>
        <w:r>
          <w:rPr>
            <w:noProof/>
            <w:webHidden/>
          </w:rPr>
          <w:fldChar w:fldCharType="begin"/>
        </w:r>
        <w:r>
          <w:rPr>
            <w:noProof/>
            <w:webHidden/>
          </w:rPr>
          <w:instrText xml:space="preserve"> PAGEREF _Toc206523019 \h </w:instrText>
        </w:r>
      </w:ins>
      <w:r>
        <w:rPr>
          <w:noProof/>
          <w:webHidden/>
        </w:rPr>
      </w:r>
      <w:ins w:id="498" w:author="minh thư" w:date="2025-08-19T19:09:00Z" w16du:dateUtc="2025-08-19T12:09:00Z">
        <w:r>
          <w:rPr>
            <w:noProof/>
            <w:webHidden/>
          </w:rPr>
          <w:fldChar w:fldCharType="separate"/>
        </w:r>
        <w:r>
          <w:rPr>
            <w:noProof/>
            <w:webHidden/>
          </w:rPr>
          <w:t>31</w:t>
        </w:r>
        <w:r>
          <w:rPr>
            <w:noProof/>
            <w:webHidden/>
          </w:rPr>
          <w:fldChar w:fldCharType="end"/>
        </w:r>
        <w:r w:rsidRPr="0032273F">
          <w:rPr>
            <w:rStyle w:val="Hyperlink"/>
            <w:rFonts w:eastAsiaTheme="majorEastAsia"/>
            <w:noProof/>
          </w:rPr>
          <w:fldChar w:fldCharType="end"/>
        </w:r>
      </w:ins>
    </w:p>
    <w:p w14:paraId="4010063E" w14:textId="16DD0F6D" w:rsidR="00654448" w:rsidRDefault="00654448">
      <w:pPr>
        <w:pStyle w:val="TOC1"/>
        <w:tabs>
          <w:tab w:val="right" w:leader="dot" w:pos="9395"/>
        </w:tabs>
        <w:rPr>
          <w:ins w:id="499" w:author="minh thư" w:date="2025-08-19T19:09:00Z" w16du:dateUtc="2025-08-19T12:09:00Z"/>
          <w:rFonts w:asciiTheme="minorHAnsi" w:eastAsiaTheme="minorEastAsia" w:hAnsiTheme="minorHAnsi" w:cstheme="minorBidi"/>
          <w:noProof/>
          <w:kern w:val="2"/>
          <w:sz w:val="24"/>
          <w:szCs w:val="24"/>
          <w14:ligatures w14:val="standardContextual"/>
        </w:rPr>
      </w:pPr>
      <w:ins w:id="500" w:author="minh thư" w:date="2025-08-19T19:09:00Z" w16du:dateUtc="2025-08-19T12:09:00Z">
        <w:r w:rsidRPr="0032273F">
          <w:rPr>
            <w:rStyle w:val="Hyperlink"/>
            <w:rFonts w:eastAsiaTheme="majorEastAsia"/>
            <w:noProof/>
          </w:rPr>
          <w:fldChar w:fldCharType="begin"/>
        </w:r>
        <w:r w:rsidRPr="0032273F">
          <w:rPr>
            <w:rStyle w:val="Hyperlink"/>
            <w:rFonts w:eastAsiaTheme="majorEastAsia"/>
            <w:noProof/>
          </w:rPr>
          <w:instrText xml:space="preserve"> </w:instrText>
        </w:r>
        <w:r>
          <w:rPr>
            <w:noProof/>
          </w:rPr>
          <w:instrText>HYPERLINK \l "_Toc206523020"</w:instrText>
        </w:r>
        <w:r w:rsidRPr="0032273F">
          <w:rPr>
            <w:rStyle w:val="Hyperlink"/>
            <w:rFonts w:eastAsiaTheme="majorEastAsia"/>
            <w:noProof/>
          </w:rPr>
          <w:instrText xml:space="preserve"> </w:instrText>
        </w:r>
        <w:r w:rsidRPr="0032273F">
          <w:rPr>
            <w:rStyle w:val="Hyperlink"/>
            <w:rFonts w:eastAsiaTheme="majorEastAsia"/>
            <w:noProof/>
          </w:rPr>
        </w:r>
        <w:r w:rsidRPr="0032273F">
          <w:rPr>
            <w:rStyle w:val="Hyperlink"/>
            <w:rFonts w:eastAsiaTheme="majorEastAsia"/>
            <w:noProof/>
          </w:rPr>
          <w:fldChar w:fldCharType="separate"/>
        </w:r>
        <w:r w:rsidRPr="0032273F">
          <w:rPr>
            <w:rStyle w:val="Hyperlink"/>
            <w:rFonts w:eastAsiaTheme="majorEastAsia"/>
            <w:noProof/>
          </w:rPr>
          <w:t>Hình 26: Bụi mịn tiềm ẩn nhiều nguy cơ</w:t>
        </w:r>
        <w:r>
          <w:rPr>
            <w:noProof/>
            <w:webHidden/>
          </w:rPr>
          <w:tab/>
        </w:r>
        <w:r>
          <w:rPr>
            <w:noProof/>
            <w:webHidden/>
          </w:rPr>
          <w:fldChar w:fldCharType="begin"/>
        </w:r>
        <w:r>
          <w:rPr>
            <w:noProof/>
            <w:webHidden/>
          </w:rPr>
          <w:instrText xml:space="preserve"> PAGEREF _Toc206523020 \h </w:instrText>
        </w:r>
      </w:ins>
      <w:r>
        <w:rPr>
          <w:noProof/>
          <w:webHidden/>
        </w:rPr>
      </w:r>
      <w:ins w:id="501" w:author="minh thư" w:date="2025-08-19T19:09:00Z" w16du:dateUtc="2025-08-19T12:09:00Z">
        <w:r>
          <w:rPr>
            <w:noProof/>
            <w:webHidden/>
          </w:rPr>
          <w:fldChar w:fldCharType="separate"/>
        </w:r>
        <w:r>
          <w:rPr>
            <w:noProof/>
            <w:webHidden/>
          </w:rPr>
          <w:t>32</w:t>
        </w:r>
        <w:r>
          <w:rPr>
            <w:noProof/>
            <w:webHidden/>
          </w:rPr>
          <w:fldChar w:fldCharType="end"/>
        </w:r>
        <w:r w:rsidRPr="0032273F">
          <w:rPr>
            <w:rStyle w:val="Hyperlink"/>
            <w:rFonts w:eastAsiaTheme="majorEastAsia"/>
            <w:noProof/>
          </w:rPr>
          <w:fldChar w:fldCharType="end"/>
        </w:r>
      </w:ins>
    </w:p>
    <w:p w14:paraId="2C8D2203" w14:textId="41CC610C" w:rsidR="00146960" w:rsidRDefault="00654448" w:rsidP="00823CB4">
      <w:pPr>
        <w:tabs>
          <w:tab w:val="left" w:pos="567"/>
        </w:tabs>
        <w:ind w:firstLine="284"/>
        <w:jc w:val="center"/>
        <w:rPr>
          <w:ins w:id="502" w:author="minh thư" w:date="2025-08-19T18:14:00Z" w16du:dateUtc="2025-08-19T11:14:00Z"/>
          <w:lang w:val="vi-VN"/>
        </w:rPr>
      </w:pPr>
      <w:ins w:id="503" w:author="minh thư" w:date="2025-08-19T19:09:00Z" w16du:dateUtc="2025-08-19T12:09:00Z">
        <w:r>
          <w:rPr>
            <w:lang w:val="vi-VN"/>
          </w:rPr>
          <w:fldChar w:fldCharType="end"/>
        </w:r>
      </w:ins>
    </w:p>
    <w:p w14:paraId="0DEE4912" w14:textId="77777777" w:rsidR="00146960" w:rsidRDefault="00146960" w:rsidP="00823CB4">
      <w:pPr>
        <w:tabs>
          <w:tab w:val="left" w:pos="567"/>
        </w:tabs>
        <w:ind w:firstLine="284"/>
        <w:jc w:val="center"/>
        <w:rPr>
          <w:ins w:id="504" w:author="minh thư" w:date="2025-08-19T18:14:00Z" w16du:dateUtc="2025-08-19T11:14:00Z"/>
          <w:lang w:val="vi-VN"/>
        </w:rPr>
      </w:pPr>
    </w:p>
    <w:p w14:paraId="369B29ED" w14:textId="77777777" w:rsidR="00146960" w:rsidRDefault="00146960" w:rsidP="00146960">
      <w:pPr>
        <w:tabs>
          <w:tab w:val="left" w:pos="567"/>
        </w:tabs>
        <w:rPr>
          <w:ins w:id="505" w:author="minh thư" w:date="2025-08-19T18:16:00Z" w16du:dateUtc="2025-08-19T11:16:00Z"/>
          <w:lang w:val="vi-VN"/>
        </w:rPr>
      </w:pPr>
    </w:p>
    <w:p w14:paraId="07D031A0" w14:textId="77777777" w:rsidR="00146960" w:rsidRDefault="00146960" w:rsidP="00146960">
      <w:pPr>
        <w:tabs>
          <w:tab w:val="left" w:pos="567"/>
        </w:tabs>
        <w:rPr>
          <w:ins w:id="506" w:author="minh thư" w:date="2025-08-19T18:16:00Z" w16du:dateUtc="2025-08-19T11:16:00Z"/>
          <w:lang w:val="vi-VN"/>
        </w:rPr>
      </w:pPr>
    </w:p>
    <w:p w14:paraId="5DA8ECDD" w14:textId="77777777" w:rsidR="00146960" w:rsidRDefault="00146960" w:rsidP="00146960">
      <w:pPr>
        <w:tabs>
          <w:tab w:val="left" w:pos="567"/>
        </w:tabs>
        <w:rPr>
          <w:ins w:id="507" w:author="minh thư" w:date="2025-08-19T18:16:00Z" w16du:dateUtc="2025-08-19T11:16:00Z"/>
          <w:lang w:val="vi-VN"/>
        </w:rPr>
      </w:pPr>
    </w:p>
    <w:p w14:paraId="1EFA04DD" w14:textId="77777777" w:rsidR="00146960" w:rsidRDefault="00146960">
      <w:pPr>
        <w:tabs>
          <w:tab w:val="left" w:pos="567"/>
        </w:tabs>
        <w:rPr>
          <w:ins w:id="508" w:author="minh thư" w:date="2025-08-19T18:14:00Z" w16du:dateUtc="2025-08-19T11:14:00Z"/>
          <w:lang w:val="vi-VN"/>
        </w:rPr>
        <w:pPrChange w:id="509" w:author="minh thư" w:date="2025-08-19T18:16:00Z" w16du:dateUtc="2025-08-19T11:16:00Z">
          <w:pPr>
            <w:tabs>
              <w:tab w:val="left" w:pos="567"/>
            </w:tabs>
            <w:ind w:firstLine="284"/>
            <w:jc w:val="center"/>
          </w:pPr>
        </w:pPrChange>
      </w:pPr>
    </w:p>
    <w:p w14:paraId="0EBA7C8E" w14:textId="77777777" w:rsidR="00466BD6" w:rsidRDefault="00466BD6" w:rsidP="00466BD6">
      <w:pPr>
        <w:pStyle w:val="Heading1"/>
        <w:numPr>
          <w:ilvl w:val="0"/>
          <w:numId w:val="0"/>
        </w:numPr>
        <w:rPr>
          <w:ins w:id="510" w:author="minh thư" w:date="2025-08-19T19:07:00Z" w16du:dateUtc="2025-08-19T12:07:00Z"/>
          <w:lang w:val="vi-VN"/>
        </w:rPr>
      </w:pPr>
      <w:bookmarkStart w:id="511" w:name="_Toc206521086"/>
      <w:bookmarkStart w:id="512" w:name="_Toc206521383"/>
      <w:bookmarkEnd w:id="511"/>
      <w:bookmarkEnd w:id="512"/>
    </w:p>
    <w:p w14:paraId="377AE9C6" w14:textId="77777777" w:rsidR="00466BD6" w:rsidRDefault="00466BD6">
      <w:pPr>
        <w:pStyle w:val="Heading1"/>
        <w:numPr>
          <w:ilvl w:val="0"/>
          <w:numId w:val="0"/>
        </w:numPr>
        <w:rPr>
          <w:ins w:id="513" w:author="minh thư" w:date="2025-08-19T18:14:00Z" w16du:dateUtc="2025-08-19T11:14:00Z"/>
          <w:lang w:val="vi-VN"/>
        </w:rPr>
        <w:pPrChange w:id="514" w:author="minh thư" w:date="2025-08-19T19:06:00Z" w16du:dateUtc="2025-08-19T12:06:00Z">
          <w:pPr>
            <w:tabs>
              <w:tab w:val="left" w:pos="567"/>
            </w:tabs>
            <w:ind w:firstLine="284"/>
            <w:jc w:val="center"/>
          </w:pPr>
        </w:pPrChange>
      </w:pPr>
    </w:p>
    <w:p w14:paraId="21C1126E" w14:textId="5344773E" w:rsidR="00823CB4" w:rsidRPr="002B1FED" w:rsidDel="00146960" w:rsidRDefault="00823CB4">
      <w:pPr>
        <w:pStyle w:val="Heading1"/>
        <w:jc w:val="center"/>
        <w:rPr>
          <w:del w:id="515" w:author="minh thư" w:date="2025-08-19T18:14:00Z" w16du:dateUtc="2025-08-19T11:14:00Z"/>
          <w:lang w:val="vi-VN"/>
          <w:rPrChange w:id="516" w:author="minh thư" w:date="2025-08-19T18:46:00Z" w16du:dateUtc="2025-08-19T11:46:00Z">
            <w:rPr>
              <w:del w:id="517" w:author="minh thư" w:date="2025-08-19T18:14:00Z" w16du:dateUtc="2025-08-19T11:14:00Z"/>
            </w:rPr>
          </w:rPrChange>
        </w:rPr>
        <w:pPrChange w:id="518" w:author="minh thư" w:date="2025-08-19T19:07:00Z" w16du:dateUtc="2025-08-19T12:07:00Z">
          <w:pPr>
            <w:tabs>
              <w:tab w:val="left" w:pos="567"/>
            </w:tabs>
            <w:ind w:left="720" w:firstLine="284"/>
            <w:jc w:val="center"/>
          </w:pPr>
        </w:pPrChange>
      </w:pPr>
      <w:bookmarkStart w:id="519" w:name="_Toc206521087"/>
      <w:bookmarkStart w:id="520" w:name="_Toc206521384"/>
      <w:bookmarkStart w:id="521" w:name="_Toc206521088"/>
      <w:bookmarkStart w:id="522" w:name="_Toc206521385"/>
      <w:bookmarkEnd w:id="519"/>
      <w:bookmarkEnd w:id="520"/>
      <w:bookmarkEnd w:id="521"/>
      <w:bookmarkEnd w:id="522"/>
    </w:p>
    <w:p w14:paraId="06ECC521" w14:textId="7B619303" w:rsidR="00823CB4" w:rsidDel="00146960" w:rsidRDefault="00823CB4">
      <w:pPr>
        <w:pStyle w:val="Heading1"/>
        <w:numPr>
          <w:ilvl w:val="0"/>
          <w:numId w:val="0"/>
        </w:numPr>
        <w:jc w:val="center"/>
        <w:rPr>
          <w:del w:id="523" w:author="minh thư" w:date="2025-08-19T18:14:00Z" w16du:dateUtc="2025-08-19T11:14:00Z"/>
        </w:rPr>
        <w:pPrChange w:id="524" w:author="minh thư" w:date="2025-08-19T19:07:00Z" w16du:dateUtc="2025-08-19T12:07:00Z">
          <w:pPr>
            <w:tabs>
              <w:tab w:val="right" w:leader="dot" w:pos="9356"/>
            </w:tabs>
            <w:spacing w:line="360" w:lineRule="auto"/>
            <w:ind w:firstLine="284"/>
            <w:jc w:val="both"/>
          </w:pPr>
        </w:pPrChange>
      </w:pPr>
      <w:del w:id="525" w:author="minh thư" w:date="2025-08-19T18:14:00Z" w16du:dateUtc="2025-08-19T11:14:00Z">
        <w:r w:rsidRPr="00A76E5E" w:rsidDel="00146960">
          <w:delText>Hình 1.1</w:delText>
        </w:r>
        <w:bookmarkStart w:id="526" w:name="_Toc206521089"/>
        <w:bookmarkStart w:id="527" w:name="_Toc206521386"/>
        <w:bookmarkEnd w:id="526"/>
        <w:bookmarkEnd w:id="527"/>
      </w:del>
    </w:p>
    <w:p w14:paraId="44533B2F" w14:textId="6951C430" w:rsidR="00823CB4" w:rsidRPr="00A76E5E" w:rsidDel="00146960" w:rsidRDefault="00823CB4">
      <w:pPr>
        <w:pStyle w:val="Heading1"/>
        <w:numPr>
          <w:ilvl w:val="0"/>
          <w:numId w:val="0"/>
        </w:numPr>
        <w:jc w:val="center"/>
        <w:rPr>
          <w:del w:id="528" w:author="minh thư" w:date="2025-08-19T18:14:00Z" w16du:dateUtc="2025-08-19T11:14:00Z"/>
        </w:rPr>
        <w:pPrChange w:id="529" w:author="minh thư" w:date="2025-08-19T19:07:00Z" w16du:dateUtc="2025-08-19T12:07:00Z">
          <w:pPr>
            <w:tabs>
              <w:tab w:val="right" w:leader="dot" w:pos="9356"/>
            </w:tabs>
            <w:spacing w:line="360" w:lineRule="auto"/>
            <w:ind w:firstLine="284"/>
            <w:jc w:val="both"/>
          </w:pPr>
        </w:pPrChange>
      </w:pPr>
      <w:del w:id="530" w:author="minh thư" w:date="2025-08-19T18:14:00Z" w16du:dateUtc="2025-08-19T11:14:00Z">
        <w:r w:rsidDel="00146960">
          <w:delText>Hình 1.2</w:delText>
        </w:r>
        <w:bookmarkStart w:id="531" w:name="_Toc206521090"/>
        <w:bookmarkStart w:id="532" w:name="_Toc206521387"/>
        <w:bookmarkEnd w:id="531"/>
        <w:bookmarkEnd w:id="532"/>
      </w:del>
    </w:p>
    <w:p w14:paraId="48125CC1" w14:textId="4266BDEE" w:rsidR="00823CB4" w:rsidRPr="00A76E5E" w:rsidDel="00146960" w:rsidRDefault="00823CB4">
      <w:pPr>
        <w:pStyle w:val="Heading1"/>
        <w:numPr>
          <w:ilvl w:val="0"/>
          <w:numId w:val="0"/>
        </w:numPr>
        <w:jc w:val="center"/>
        <w:rPr>
          <w:del w:id="533" w:author="minh thư" w:date="2025-08-19T18:14:00Z" w16du:dateUtc="2025-08-19T11:14:00Z"/>
        </w:rPr>
        <w:pPrChange w:id="534" w:author="minh thư" w:date="2025-08-19T19:07:00Z" w16du:dateUtc="2025-08-19T12:07:00Z">
          <w:pPr>
            <w:tabs>
              <w:tab w:val="right" w:leader="dot" w:pos="9356"/>
            </w:tabs>
            <w:spacing w:line="360" w:lineRule="auto"/>
            <w:ind w:firstLine="284"/>
            <w:jc w:val="both"/>
          </w:pPr>
        </w:pPrChange>
      </w:pPr>
      <w:del w:id="535" w:author="minh thư" w:date="2025-08-19T18:14:00Z" w16du:dateUtc="2025-08-19T11:14:00Z">
        <w:r w:rsidDel="00146960">
          <w:delText>…</w:delText>
        </w:r>
        <w:bookmarkStart w:id="536" w:name="_Toc206521091"/>
        <w:bookmarkStart w:id="537" w:name="_Toc206521388"/>
        <w:bookmarkEnd w:id="536"/>
        <w:bookmarkEnd w:id="537"/>
      </w:del>
    </w:p>
    <w:p w14:paraId="037D3A6C" w14:textId="7A912C79" w:rsidR="00823CB4" w:rsidRPr="00A76E5E" w:rsidDel="00146960" w:rsidRDefault="00823CB4">
      <w:pPr>
        <w:pStyle w:val="Heading1"/>
        <w:numPr>
          <w:ilvl w:val="0"/>
          <w:numId w:val="0"/>
        </w:numPr>
        <w:jc w:val="center"/>
        <w:rPr>
          <w:del w:id="538" w:author="minh thư" w:date="2025-08-19T18:14:00Z" w16du:dateUtc="2025-08-19T11:14:00Z"/>
        </w:rPr>
        <w:pPrChange w:id="539" w:author="minh thư" w:date="2025-08-19T19:07:00Z" w16du:dateUtc="2025-08-19T12:07:00Z">
          <w:pPr>
            <w:tabs>
              <w:tab w:val="left" w:pos="567"/>
            </w:tabs>
            <w:spacing w:line="360" w:lineRule="auto"/>
            <w:ind w:left="720" w:firstLine="284"/>
            <w:jc w:val="both"/>
          </w:pPr>
        </w:pPrChange>
      </w:pPr>
      <w:bookmarkStart w:id="540" w:name="_Toc206521092"/>
      <w:bookmarkStart w:id="541" w:name="_Toc206521389"/>
      <w:bookmarkEnd w:id="540"/>
      <w:bookmarkEnd w:id="541"/>
    </w:p>
    <w:p w14:paraId="763700B2" w14:textId="2E641612" w:rsidR="00823CB4" w:rsidRPr="00321D03" w:rsidDel="00146960" w:rsidRDefault="00823CB4">
      <w:pPr>
        <w:pStyle w:val="Heading1"/>
        <w:numPr>
          <w:ilvl w:val="0"/>
          <w:numId w:val="0"/>
        </w:numPr>
        <w:jc w:val="center"/>
        <w:rPr>
          <w:del w:id="542" w:author="minh thư" w:date="2025-08-19T18:14:00Z" w16du:dateUtc="2025-08-19T11:14:00Z"/>
        </w:rPr>
        <w:pPrChange w:id="543" w:author="minh thư" w:date="2025-08-19T19:07:00Z" w16du:dateUtc="2025-08-19T12:07:00Z">
          <w:pPr>
            <w:tabs>
              <w:tab w:val="left" w:pos="567"/>
            </w:tabs>
            <w:ind w:left="720" w:firstLine="284"/>
            <w:jc w:val="both"/>
          </w:pPr>
        </w:pPrChange>
      </w:pPr>
      <w:bookmarkStart w:id="544" w:name="_Toc206521093"/>
      <w:bookmarkStart w:id="545" w:name="_Toc206521390"/>
      <w:bookmarkEnd w:id="544"/>
      <w:bookmarkEnd w:id="545"/>
    </w:p>
    <w:p w14:paraId="3722A719" w14:textId="7499B3BE" w:rsidR="00823CB4" w:rsidRPr="00321D03" w:rsidDel="00146960" w:rsidRDefault="00823CB4">
      <w:pPr>
        <w:pStyle w:val="Heading1"/>
        <w:numPr>
          <w:ilvl w:val="0"/>
          <w:numId w:val="0"/>
        </w:numPr>
        <w:jc w:val="center"/>
        <w:rPr>
          <w:del w:id="546" w:author="minh thư" w:date="2025-08-19T18:14:00Z" w16du:dateUtc="2025-08-19T11:14:00Z"/>
        </w:rPr>
        <w:pPrChange w:id="547" w:author="minh thư" w:date="2025-08-19T19:07:00Z" w16du:dateUtc="2025-08-19T12:07:00Z">
          <w:pPr>
            <w:tabs>
              <w:tab w:val="left" w:pos="567"/>
            </w:tabs>
            <w:spacing w:line="360" w:lineRule="auto"/>
            <w:ind w:left="720" w:firstLine="284"/>
            <w:jc w:val="both"/>
          </w:pPr>
        </w:pPrChange>
      </w:pPr>
      <w:del w:id="548" w:author="minh thư" w:date="2025-08-19T18:14:00Z" w16du:dateUtc="2025-08-19T11:14:00Z">
        <w:r w:rsidRPr="00321D03" w:rsidDel="00146960">
          <w:delText>Ghi chú:</w:delText>
        </w:r>
        <w:bookmarkStart w:id="549" w:name="_Toc206521094"/>
        <w:bookmarkStart w:id="550" w:name="_Toc206521391"/>
        <w:bookmarkEnd w:id="549"/>
        <w:bookmarkEnd w:id="550"/>
      </w:del>
    </w:p>
    <w:p w14:paraId="47713C6E" w14:textId="00E04713" w:rsidR="00823CB4" w:rsidRPr="00321D03" w:rsidDel="00146960" w:rsidRDefault="00823CB4">
      <w:pPr>
        <w:pStyle w:val="Heading1"/>
        <w:numPr>
          <w:ilvl w:val="0"/>
          <w:numId w:val="0"/>
        </w:numPr>
        <w:jc w:val="center"/>
        <w:rPr>
          <w:del w:id="551" w:author="minh thư" w:date="2025-08-19T18:14:00Z" w16du:dateUtc="2025-08-19T11:14:00Z"/>
        </w:rPr>
        <w:pPrChange w:id="552" w:author="minh thư" w:date="2025-08-19T19:07:00Z" w16du:dateUtc="2025-08-19T12:07:00Z">
          <w:pPr>
            <w:numPr>
              <w:numId w:val="1"/>
            </w:numPr>
            <w:tabs>
              <w:tab w:val="left" w:pos="567"/>
              <w:tab w:val="num" w:pos="1080"/>
            </w:tabs>
            <w:spacing w:line="360" w:lineRule="auto"/>
            <w:ind w:left="1080" w:firstLine="284"/>
            <w:jc w:val="both"/>
          </w:pPr>
        </w:pPrChange>
      </w:pPr>
      <w:del w:id="553" w:author="minh thư" w:date="2025-08-19T18:14:00Z" w16du:dateUtc="2025-08-19T11:14:00Z">
        <w:r w:rsidRPr="00321D03" w:rsidDel="00146960">
          <w:delText>Xếp sau trang Mục lục</w:delText>
        </w:r>
        <w:bookmarkStart w:id="554" w:name="_Toc206521095"/>
        <w:bookmarkStart w:id="555" w:name="_Toc206521392"/>
        <w:bookmarkEnd w:id="554"/>
        <w:bookmarkEnd w:id="555"/>
      </w:del>
    </w:p>
    <w:p w14:paraId="5E281356" w14:textId="38F3949F" w:rsidR="00823CB4" w:rsidRPr="00321D03" w:rsidDel="00146960" w:rsidRDefault="00823CB4">
      <w:pPr>
        <w:pStyle w:val="Heading1"/>
        <w:numPr>
          <w:ilvl w:val="0"/>
          <w:numId w:val="0"/>
        </w:numPr>
        <w:jc w:val="center"/>
        <w:rPr>
          <w:del w:id="556" w:author="minh thư" w:date="2025-08-19T18:14:00Z" w16du:dateUtc="2025-08-19T11:14:00Z"/>
        </w:rPr>
        <w:pPrChange w:id="557" w:author="minh thư" w:date="2025-08-19T19:07:00Z" w16du:dateUtc="2025-08-19T12:07:00Z">
          <w:pPr>
            <w:numPr>
              <w:numId w:val="1"/>
            </w:numPr>
            <w:tabs>
              <w:tab w:val="left" w:pos="567"/>
              <w:tab w:val="num" w:pos="1080"/>
            </w:tabs>
            <w:spacing w:line="360" w:lineRule="auto"/>
            <w:ind w:left="1080" w:firstLine="284"/>
            <w:jc w:val="both"/>
          </w:pPr>
        </w:pPrChange>
      </w:pPr>
      <w:del w:id="558" w:author="minh thư" w:date="2025-08-19T18:14:00Z" w16du:dateUtc="2025-08-19T11:14:00Z">
        <w:r w:rsidDel="00146960">
          <w:delText>S</w:delText>
        </w:r>
        <w:r w:rsidRPr="00321D03" w:rsidDel="00146960">
          <w:delText>ố</w:delText>
        </w:r>
        <w:r w:rsidDel="00146960">
          <w:delText xml:space="preserve"> thứ nhất chỉ số thự tự </w:delText>
        </w:r>
        <w:r w:rsidRPr="00321D03" w:rsidDel="00146960">
          <w:delText>chương</w:delText>
        </w:r>
        <w:bookmarkStart w:id="559" w:name="_Toc206521096"/>
        <w:bookmarkStart w:id="560" w:name="_Toc206521393"/>
        <w:bookmarkEnd w:id="559"/>
        <w:bookmarkEnd w:id="560"/>
      </w:del>
    </w:p>
    <w:p w14:paraId="427AC01B" w14:textId="1E96FDB7" w:rsidR="00823CB4" w:rsidRPr="00321D03" w:rsidDel="00146960" w:rsidRDefault="00823CB4">
      <w:pPr>
        <w:pStyle w:val="Heading1"/>
        <w:numPr>
          <w:ilvl w:val="0"/>
          <w:numId w:val="0"/>
        </w:numPr>
        <w:jc w:val="center"/>
        <w:rPr>
          <w:del w:id="561" w:author="minh thư" w:date="2025-08-19T18:14:00Z" w16du:dateUtc="2025-08-19T11:14:00Z"/>
        </w:rPr>
        <w:pPrChange w:id="562" w:author="minh thư" w:date="2025-08-19T19:07:00Z" w16du:dateUtc="2025-08-19T12:07:00Z">
          <w:pPr>
            <w:numPr>
              <w:numId w:val="1"/>
            </w:numPr>
            <w:tabs>
              <w:tab w:val="left" w:pos="567"/>
              <w:tab w:val="num" w:pos="1080"/>
            </w:tabs>
            <w:spacing w:line="360" w:lineRule="auto"/>
            <w:ind w:left="1080" w:firstLine="284"/>
            <w:jc w:val="both"/>
          </w:pPr>
        </w:pPrChange>
      </w:pPr>
      <w:del w:id="563" w:author="minh thư" w:date="2025-08-19T18:14:00Z" w16du:dateUtc="2025-08-19T11:14:00Z">
        <w:r w:rsidDel="00146960">
          <w:delText>S</w:delText>
        </w:r>
        <w:r w:rsidRPr="00321D03" w:rsidDel="00146960">
          <w:delText>ố thứ hai chỉ thứ tự hình,…trong mỗi chương</w:delText>
        </w:r>
        <w:bookmarkStart w:id="564" w:name="_Toc206521097"/>
        <w:bookmarkStart w:id="565" w:name="_Toc206521394"/>
        <w:bookmarkEnd w:id="564"/>
        <w:bookmarkEnd w:id="565"/>
      </w:del>
    </w:p>
    <w:p w14:paraId="7A289AEE" w14:textId="4A52E955" w:rsidR="00823CB4" w:rsidDel="00146960" w:rsidRDefault="00823CB4">
      <w:pPr>
        <w:pStyle w:val="Heading1"/>
        <w:numPr>
          <w:ilvl w:val="0"/>
          <w:numId w:val="0"/>
        </w:numPr>
        <w:jc w:val="center"/>
        <w:rPr>
          <w:del w:id="566" w:author="minh thư" w:date="2025-08-19T18:14:00Z" w16du:dateUtc="2025-08-19T11:14:00Z"/>
        </w:rPr>
        <w:pPrChange w:id="567" w:author="minh thư" w:date="2025-08-19T19:07:00Z" w16du:dateUtc="2025-08-19T12:07:00Z">
          <w:pPr>
            <w:numPr>
              <w:numId w:val="1"/>
            </w:numPr>
            <w:tabs>
              <w:tab w:val="left" w:pos="567"/>
              <w:tab w:val="num" w:pos="1080"/>
            </w:tabs>
            <w:spacing w:line="360" w:lineRule="auto"/>
            <w:ind w:left="1080" w:firstLine="284"/>
            <w:jc w:val="both"/>
          </w:pPr>
        </w:pPrChange>
      </w:pPr>
      <w:del w:id="568" w:author="minh thư" w:date="2025-08-19T18:14:00Z" w16du:dateUtc="2025-08-19T11:14:00Z">
        <w:r w:rsidDel="00146960">
          <w:delText xml:space="preserve">Ở cuối mỗi </w:delText>
        </w:r>
        <w:r w:rsidRPr="00321D03" w:rsidDel="00146960">
          <w:delText>hình, trong mỗi chương phải có ghi chú, giải thích, nêu rõ nguồn trích hoặc sao chụp,…</w:delText>
        </w:r>
        <w:bookmarkStart w:id="569" w:name="_Toc206521098"/>
        <w:bookmarkStart w:id="570" w:name="_Toc206521395"/>
        <w:bookmarkEnd w:id="569"/>
        <w:bookmarkEnd w:id="570"/>
      </w:del>
    </w:p>
    <w:p w14:paraId="02CC9579" w14:textId="272F1B05" w:rsidR="00823CB4" w:rsidDel="00146960" w:rsidRDefault="00823CB4">
      <w:pPr>
        <w:pStyle w:val="Heading1"/>
        <w:numPr>
          <w:ilvl w:val="0"/>
          <w:numId w:val="0"/>
        </w:numPr>
        <w:jc w:val="center"/>
        <w:rPr>
          <w:del w:id="571" w:author="minh thư" w:date="2025-08-19T18:14:00Z" w16du:dateUtc="2025-08-19T11:14:00Z"/>
        </w:rPr>
        <w:pPrChange w:id="572" w:author="minh thư" w:date="2025-08-19T19:07:00Z" w16du:dateUtc="2025-08-19T12:07:00Z">
          <w:pPr>
            <w:numPr>
              <w:numId w:val="1"/>
            </w:numPr>
            <w:tabs>
              <w:tab w:val="left" w:pos="567"/>
              <w:tab w:val="num" w:pos="1080"/>
            </w:tabs>
            <w:spacing w:line="360" w:lineRule="auto"/>
            <w:ind w:left="1080" w:firstLine="284"/>
            <w:jc w:val="both"/>
          </w:pPr>
        </w:pPrChange>
      </w:pPr>
      <w:del w:id="573" w:author="minh thư" w:date="2025-08-19T18:14:00Z" w16du:dateUtc="2025-08-19T11:14:00Z">
        <w:r w:rsidDel="00146960">
          <w:delText>Tên của hình (đồ thị, hình vẽ) đặt ở bên dưới hình (đồ thị, hình vẽ)</w:delText>
        </w:r>
        <w:bookmarkStart w:id="574" w:name="_Toc206521099"/>
        <w:bookmarkStart w:id="575" w:name="_Toc206521396"/>
        <w:bookmarkEnd w:id="574"/>
        <w:bookmarkEnd w:id="575"/>
      </w:del>
    </w:p>
    <w:p w14:paraId="7D8F03EB" w14:textId="1F39FA70" w:rsidR="004317B5" w:rsidRPr="00BE3A61" w:rsidDel="00146960" w:rsidRDefault="00823CB4">
      <w:pPr>
        <w:pStyle w:val="Heading1"/>
        <w:numPr>
          <w:ilvl w:val="0"/>
          <w:numId w:val="0"/>
        </w:numPr>
        <w:jc w:val="center"/>
        <w:rPr>
          <w:del w:id="576" w:author="minh thư" w:date="2025-08-19T18:14:00Z" w16du:dateUtc="2025-08-19T11:14:00Z"/>
          <w:lang w:val="vi-VN"/>
          <w:rPrChange w:id="577" w:author="minh thư" w:date="2025-08-19T16:59:00Z" w16du:dateUtc="2025-08-19T09:59:00Z">
            <w:rPr>
              <w:del w:id="578" w:author="minh thư" w:date="2025-08-19T18:14:00Z" w16du:dateUtc="2025-08-19T11:14:00Z"/>
            </w:rPr>
          </w:rPrChange>
        </w:rPr>
        <w:pPrChange w:id="579" w:author="minh thư" w:date="2025-08-19T19:07:00Z" w16du:dateUtc="2025-08-19T12:07:00Z">
          <w:pPr>
            <w:tabs>
              <w:tab w:val="left" w:pos="567"/>
            </w:tabs>
            <w:ind w:firstLine="284"/>
            <w:jc w:val="center"/>
          </w:pPr>
        </w:pPrChange>
      </w:pPr>
      <w:del w:id="580" w:author="minh thư" w:date="2025-08-19T18:14:00Z" w16du:dateUtc="2025-08-19T11:14:00Z">
        <w:r w:rsidRPr="00321D03" w:rsidDel="00146960">
          <w:br w:type="page"/>
        </w:r>
      </w:del>
      <w:del w:id="581" w:author="minh thư" w:date="2025-08-19T16:59:00Z" w16du:dateUtc="2025-08-19T09:59:00Z">
        <w:r w:rsidR="004317B5" w:rsidRPr="00A76E5E" w:rsidDel="00BE3A61">
          <w:delText>(Mẫu)</w:delText>
        </w:r>
      </w:del>
    </w:p>
    <w:p w14:paraId="72963AB8" w14:textId="1F601435" w:rsidR="006741E2" w:rsidRPr="00321D03" w:rsidDel="00BE3A61" w:rsidRDefault="006741E2">
      <w:pPr>
        <w:pStyle w:val="Heading1"/>
        <w:numPr>
          <w:ilvl w:val="0"/>
          <w:numId w:val="0"/>
        </w:numPr>
        <w:jc w:val="center"/>
        <w:rPr>
          <w:del w:id="582" w:author="minh thư" w:date="2025-08-19T16:59:00Z" w16du:dateUtc="2025-08-19T09:59:00Z"/>
        </w:rPr>
        <w:pPrChange w:id="583" w:author="minh thư" w:date="2025-08-19T19:07:00Z" w16du:dateUtc="2025-08-19T12:07:00Z">
          <w:pPr>
            <w:tabs>
              <w:tab w:val="left" w:pos="567"/>
            </w:tabs>
            <w:ind w:firstLine="284"/>
            <w:jc w:val="center"/>
          </w:pPr>
        </w:pPrChange>
      </w:pPr>
      <w:bookmarkStart w:id="584" w:name="_Toc206578983"/>
      <w:r w:rsidRPr="00A76E5E">
        <w:rPr>
          <w:sz w:val="28"/>
        </w:rPr>
        <w:t>KÍ HIỆU CÁC CỤM TỪ VIẾT TẮT</w:t>
      </w:r>
      <w:bookmarkEnd w:id="584"/>
      <w:r w:rsidR="009C1B57" w:rsidRPr="00321D03">
        <w:t xml:space="preserve"> </w:t>
      </w:r>
      <w:del w:id="585" w:author="minh thư" w:date="2025-08-19T16:59:00Z" w16du:dateUtc="2025-08-19T09:59:00Z">
        <w:r w:rsidR="009C1B57" w:rsidRPr="00321D03" w:rsidDel="00BE3A61">
          <w:delText>(size 14)</w:delText>
        </w:r>
      </w:del>
    </w:p>
    <w:p w14:paraId="0857886D" w14:textId="5BB2CAF6" w:rsidR="006741E2" w:rsidRDefault="00F66AA7">
      <w:pPr>
        <w:pStyle w:val="Heading1"/>
        <w:numPr>
          <w:ilvl w:val="0"/>
          <w:numId w:val="0"/>
        </w:numPr>
        <w:jc w:val="center"/>
        <w:pPrChange w:id="586" w:author="minh thư" w:date="2025-08-19T19:07:00Z" w16du:dateUtc="2025-08-19T12:07:00Z">
          <w:pPr>
            <w:tabs>
              <w:tab w:val="left" w:pos="567"/>
            </w:tabs>
            <w:ind w:firstLine="284"/>
            <w:jc w:val="center"/>
          </w:pPr>
        </w:pPrChange>
      </w:pPr>
      <w:del w:id="587" w:author="minh thư" w:date="2025-08-19T16:59:00Z" w16du:dateUtc="2025-08-19T09:59:00Z">
        <w:r w:rsidRPr="00321D03" w:rsidDel="00BE3A61">
          <w:delText>(Được xếp sau trang Danh mục Các bảng</w:delText>
        </w:r>
        <w:r w:rsidR="00614351" w:rsidDel="00BE3A61">
          <w:delText xml:space="preserve"> biểu</w:delText>
        </w:r>
        <w:r w:rsidRPr="00321D03" w:rsidDel="00BE3A61">
          <w:delText>, hình)</w:delText>
        </w:r>
      </w:del>
      <w:bookmarkStart w:id="588" w:name="_Toc206521101"/>
      <w:bookmarkStart w:id="589" w:name="_Toc206521398"/>
      <w:bookmarkEnd w:id="588"/>
      <w:bookmarkEnd w:id="589"/>
    </w:p>
    <w:p w14:paraId="21198083" w14:textId="77777777" w:rsidR="00C923A5" w:rsidRPr="00321D03" w:rsidDel="00695ECF" w:rsidRDefault="00C923A5" w:rsidP="00A76E5E">
      <w:pPr>
        <w:tabs>
          <w:tab w:val="left" w:pos="567"/>
        </w:tabs>
        <w:ind w:firstLine="284"/>
        <w:jc w:val="center"/>
        <w:rPr>
          <w:del w:id="590" w:author="minh thư" w:date="2025-08-19T19:12:00Z" w16du:dateUtc="2025-08-19T12:12:00Z"/>
        </w:rPr>
      </w:pPr>
    </w:p>
    <w:p w14:paraId="6A63DCEE" w14:textId="77777777" w:rsidR="00F66AA7" w:rsidRPr="00321D03" w:rsidDel="00695ECF" w:rsidRDefault="00F66AA7" w:rsidP="00FB13FF">
      <w:pPr>
        <w:tabs>
          <w:tab w:val="left" w:pos="567"/>
        </w:tabs>
        <w:ind w:left="720" w:firstLine="284"/>
        <w:jc w:val="both"/>
        <w:rPr>
          <w:del w:id="591" w:author="minh thư" w:date="2025-08-19T19:12:00Z" w16du:dateUtc="2025-08-19T12:12:00Z"/>
          <w:b/>
        </w:rPr>
      </w:pPr>
    </w:p>
    <w:p w14:paraId="141F9145" w14:textId="77777777" w:rsidR="00F66AA7" w:rsidRPr="00695ECF" w:rsidRDefault="00F66AA7">
      <w:pPr>
        <w:tabs>
          <w:tab w:val="left" w:pos="567"/>
        </w:tabs>
        <w:jc w:val="both"/>
        <w:rPr>
          <w:b/>
          <w:lang w:val="vi-VN"/>
          <w:rPrChange w:id="592" w:author="minh thư" w:date="2025-08-19T19:12:00Z" w16du:dateUtc="2025-08-19T12:12:00Z">
            <w:rPr>
              <w:b/>
            </w:rPr>
          </w:rPrChange>
        </w:rPr>
        <w:pPrChange w:id="593" w:author="minh thư" w:date="2025-08-19T19:12:00Z" w16du:dateUtc="2025-08-19T12:12:00Z">
          <w:pPr>
            <w:tabs>
              <w:tab w:val="left" w:pos="567"/>
            </w:tabs>
            <w:ind w:left="720" w:firstLine="284"/>
            <w:jc w:val="both"/>
          </w:pPr>
        </w:pPrChang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94" w:author="minh thư" w:date="2025-08-19T16:56:00Z" w16du:dateUtc="2025-08-19T09:56:00Z">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005"/>
        <w:gridCol w:w="5670"/>
        <w:tblGridChange w:id="595">
          <w:tblGrid>
            <w:gridCol w:w="3005"/>
            <w:gridCol w:w="5670"/>
          </w:tblGrid>
        </w:tblGridChange>
      </w:tblGrid>
      <w:tr w:rsidR="003E5E3F" w14:paraId="21276E53" w14:textId="77777777" w:rsidTr="00DA2498">
        <w:tc>
          <w:tcPr>
            <w:tcW w:w="3005" w:type="dxa"/>
            <w:tcPrChange w:id="596" w:author="minh thư" w:date="2025-08-19T16:56:00Z" w16du:dateUtc="2025-08-19T09:56:00Z">
              <w:tcPr>
                <w:tcW w:w="3074" w:type="dxa"/>
              </w:tcPr>
            </w:tcPrChange>
          </w:tcPr>
          <w:p w14:paraId="1A14D2BE" w14:textId="77777777" w:rsidR="00823CB4" w:rsidRDefault="00823CB4">
            <w:pPr>
              <w:tabs>
                <w:tab w:val="left" w:pos="567"/>
              </w:tabs>
              <w:jc w:val="center"/>
              <w:pPrChange w:id="597" w:author="minh thư" w:date="2025-08-19T16:59:00Z" w16du:dateUtc="2025-08-19T09:59:00Z">
                <w:pPr>
                  <w:tabs>
                    <w:tab w:val="left" w:pos="567"/>
                  </w:tabs>
                  <w:jc w:val="both"/>
                </w:pPr>
              </w:pPrChange>
            </w:pPr>
            <w:r>
              <w:t>Chữ viết tắt</w:t>
            </w:r>
          </w:p>
        </w:tc>
        <w:tc>
          <w:tcPr>
            <w:tcW w:w="5670" w:type="dxa"/>
            <w:tcPrChange w:id="598" w:author="minh thư" w:date="2025-08-19T16:56:00Z" w16du:dateUtc="2025-08-19T09:56:00Z">
              <w:tcPr>
                <w:tcW w:w="5827" w:type="dxa"/>
              </w:tcPr>
            </w:tcPrChange>
          </w:tcPr>
          <w:p w14:paraId="2BE59239" w14:textId="77777777" w:rsidR="00823CB4" w:rsidRDefault="00823CB4">
            <w:pPr>
              <w:tabs>
                <w:tab w:val="left" w:pos="567"/>
              </w:tabs>
              <w:jc w:val="center"/>
              <w:pPrChange w:id="599" w:author="minh thư" w:date="2025-08-19T16:59:00Z" w16du:dateUtc="2025-08-19T09:59:00Z">
                <w:pPr>
                  <w:tabs>
                    <w:tab w:val="left" w:pos="567"/>
                  </w:tabs>
                  <w:jc w:val="both"/>
                </w:pPr>
              </w:pPrChange>
            </w:pPr>
            <w:r>
              <w:t>Ý nghĩa</w:t>
            </w:r>
          </w:p>
        </w:tc>
      </w:tr>
      <w:tr w:rsidR="003E5E3F" w14:paraId="6DCED3BA" w14:textId="77777777" w:rsidTr="00DA2498">
        <w:tc>
          <w:tcPr>
            <w:tcW w:w="3005" w:type="dxa"/>
            <w:tcPrChange w:id="600" w:author="minh thư" w:date="2025-08-19T16:56:00Z" w16du:dateUtc="2025-08-19T09:56:00Z">
              <w:tcPr>
                <w:tcW w:w="3074" w:type="dxa"/>
              </w:tcPr>
            </w:tcPrChange>
          </w:tcPr>
          <w:p w14:paraId="00C022EC" w14:textId="732DCC74" w:rsidR="00823CB4" w:rsidRPr="00BE3A61" w:rsidRDefault="00823CB4">
            <w:pPr>
              <w:tabs>
                <w:tab w:val="left" w:pos="567"/>
              </w:tabs>
              <w:jc w:val="center"/>
              <w:rPr>
                <w:lang w:val="vi-VN"/>
                <w:rPrChange w:id="601" w:author="minh thư" w:date="2025-08-19T16:57:00Z" w16du:dateUtc="2025-08-19T09:57:00Z">
                  <w:rPr/>
                </w:rPrChange>
              </w:rPr>
              <w:pPrChange w:id="602" w:author="minh thư" w:date="2025-08-19T16:59:00Z" w16du:dateUtc="2025-08-19T09:59:00Z">
                <w:pPr>
                  <w:tabs>
                    <w:tab w:val="left" w:pos="567"/>
                  </w:tabs>
                  <w:jc w:val="both"/>
                </w:pPr>
              </w:pPrChange>
            </w:pPr>
            <w:del w:id="603" w:author="minh thư" w:date="2025-08-19T16:57:00Z" w16du:dateUtc="2025-08-19T09:57:00Z">
              <w:r w:rsidDel="00BE3A61">
                <w:delText>Ví dụ: CSDL</w:delText>
              </w:r>
            </w:del>
            <w:ins w:id="604" w:author="minh thư" w:date="2025-08-19T16:57:00Z" w16du:dateUtc="2025-08-19T09:57:00Z">
              <w:r w:rsidR="00BE3A61">
                <w:t>PM2</w:t>
              </w:r>
              <w:r w:rsidR="00BE3A61">
                <w:rPr>
                  <w:lang w:val="vi-VN"/>
                </w:rPr>
                <w:t>.5</w:t>
              </w:r>
            </w:ins>
          </w:p>
        </w:tc>
        <w:tc>
          <w:tcPr>
            <w:tcW w:w="5670" w:type="dxa"/>
            <w:tcPrChange w:id="605" w:author="minh thư" w:date="2025-08-19T16:56:00Z" w16du:dateUtc="2025-08-19T09:56:00Z">
              <w:tcPr>
                <w:tcW w:w="5827" w:type="dxa"/>
              </w:tcPr>
            </w:tcPrChange>
          </w:tcPr>
          <w:p w14:paraId="6608771F" w14:textId="1B4BEDB8" w:rsidR="00823CB4" w:rsidRDefault="00BE3A61">
            <w:pPr>
              <w:tabs>
                <w:tab w:val="left" w:pos="567"/>
              </w:tabs>
              <w:jc w:val="center"/>
              <w:pPrChange w:id="606" w:author="minh thư" w:date="2025-08-19T16:59:00Z" w16du:dateUtc="2025-08-19T09:59:00Z">
                <w:pPr>
                  <w:tabs>
                    <w:tab w:val="left" w:pos="567"/>
                  </w:tabs>
                  <w:jc w:val="both"/>
                </w:pPr>
              </w:pPrChange>
            </w:pPr>
            <w:ins w:id="607" w:author="minh thư" w:date="2025-08-19T16:57:00Z">
              <w:r w:rsidRPr="00BE3A61">
                <w:t>Particulate Matter có đường kính nhỏ hơn hoặc bằng 2.5 micromet (bụi mịn)</w:t>
              </w:r>
            </w:ins>
            <w:del w:id="608" w:author="minh thư" w:date="2025-08-19T16:57:00Z" w16du:dateUtc="2025-08-19T09:57:00Z">
              <w:r w:rsidR="00823CB4" w:rsidDel="00BE3A61">
                <w:delText>Cơ sở dữ liệu</w:delText>
              </w:r>
            </w:del>
          </w:p>
        </w:tc>
      </w:tr>
      <w:tr w:rsidR="003E5E3F" w14:paraId="68147C98" w14:textId="77777777" w:rsidTr="00DA2498">
        <w:tc>
          <w:tcPr>
            <w:tcW w:w="3005" w:type="dxa"/>
            <w:tcPrChange w:id="609" w:author="minh thư" w:date="2025-08-19T16:56:00Z" w16du:dateUtc="2025-08-19T09:56:00Z">
              <w:tcPr>
                <w:tcW w:w="3074" w:type="dxa"/>
              </w:tcPr>
            </w:tcPrChange>
          </w:tcPr>
          <w:p w14:paraId="329D685A" w14:textId="34A4160C" w:rsidR="00823CB4" w:rsidRPr="00BE3A61" w:rsidRDefault="00BE3A61">
            <w:pPr>
              <w:tabs>
                <w:tab w:val="left" w:pos="567"/>
              </w:tabs>
              <w:jc w:val="center"/>
              <w:rPr>
                <w:lang w:val="vi-VN"/>
                <w:rPrChange w:id="610" w:author="minh thư" w:date="2025-08-19T16:57:00Z" w16du:dateUtc="2025-08-19T09:57:00Z">
                  <w:rPr/>
                </w:rPrChange>
              </w:rPr>
              <w:pPrChange w:id="611" w:author="minh thư" w:date="2025-08-19T16:59:00Z" w16du:dateUtc="2025-08-19T09:59:00Z">
                <w:pPr>
                  <w:tabs>
                    <w:tab w:val="left" w:pos="567"/>
                  </w:tabs>
                  <w:jc w:val="both"/>
                </w:pPr>
              </w:pPrChange>
            </w:pPr>
            <w:ins w:id="612" w:author="minh thư" w:date="2025-08-19T16:57:00Z" w16du:dateUtc="2025-08-19T09:57:00Z">
              <w:r>
                <w:t>CO</w:t>
              </w:r>
            </w:ins>
          </w:p>
        </w:tc>
        <w:tc>
          <w:tcPr>
            <w:tcW w:w="5670" w:type="dxa"/>
            <w:tcPrChange w:id="613" w:author="minh thư" w:date="2025-08-19T16:56:00Z" w16du:dateUtc="2025-08-19T09:56:00Z">
              <w:tcPr>
                <w:tcW w:w="5827" w:type="dxa"/>
              </w:tcPr>
            </w:tcPrChange>
          </w:tcPr>
          <w:p w14:paraId="5BB9202E" w14:textId="15EE9417" w:rsidR="00823CB4" w:rsidRDefault="00BE3A61">
            <w:pPr>
              <w:tabs>
                <w:tab w:val="left" w:pos="1351"/>
                <w:tab w:val="left" w:pos="1595"/>
              </w:tabs>
              <w:jc w:val="center"/>
              <w:pPrChange w:id="614" w:author="minh thư" w:date="2025-08-19T16:59:00Z" w16du:dateUtc="2025-08-19T09:59:00Z">
                <w:pPr>
                  <w:tabs>
                    <w:tab w:val="left" w:pos="567"/>
                  </w:tabs>
                  <w:jc w:val="both"/>
                </w:pPr>
              </w:pPrChange>
            </w:pPr>
            <w:ins w:id="615" w:author="minh thư" w:date="2025-08-19T16:57:00Z">
              <w:r w:rsidRPr="00BE3A61">
                <w:t>Carbon Monoxide – Khí cacbon monoxit</w:t>
              </w:r>
            </w:ins>
          </w:p>
        </w:tc>
      </w:tr>
      <w:tr w:rsidR="00DA2498" w14:paraId="75825259" w14:textId="77777777" w:rsidTr="00DA2498">
        <w:trPr>
          <w:ins w:id="616" w:author="minh thư" w:date="2025-08-19T16:56:00Z"/>
        </w:trPr>
        <w:tc>
          <w:tcPr>
            <w:tcW w:w="3005" w:type="dxa"/>
            <w:tcPrChange w:id="617" w:author="minh thư" w:date="2025-08-19T16:56:00Z" w16du:dateUtc="2025-08-19T09:56:00Z">
              <w:tcPr>
                <w:tcW w:w="3074" w:type="dxa"/>
              </w:tcPr>
            </w:tcPrChange>
          </w:tcPr>
          <w:p w14:paraId="6D9458F0" w14:textId="6DF2902B" w:rsidR="00DA2498" w:rsidRDefault="00BE3A61">
            <w:pPr>
              <w:tabs>
                <w:tab w:val="left" w:pos="567"/>
              </w:tabs>
              <w:jc w:val="center"/>
              <w:rPr>
                <w:ins w:id="618" w:author="minh thư" w:date="2025-08-19T16:56:00Z" w16du:dateUtc="2025-08-19T09:56:00Z"/>
              </w:rPr>
              <w:pPrChange w:id="619" w:author="minh thư" w:date="2025-08-19T16:59:00Z" w16du:dateUtc="2025-08-19T09:59:00Z">
                <w:pPr>
                  <w:tabs>
                    <w:tab w:val="left" w:pos="567"/>
                  </w:tabs>
                  <w:jc w:val="both"/>
                </w:pPr>
              </w:pPrChange>
            </w:pPr>
            <w:ins w:id="620" w:author="minh thư" w:date="2025-08-19T16:57:00Z" w16du:dateUtc="2025-08-19T09:57:00Z">
              <w:r>
                <w:t>SO2</w:t>
              </w:r>
            </w:ins>
          </w:p>
        </w:tc>
        <w:tc>
          <w:tcPr>
            <w:tcW w:w="5670" w:type="dxa"/>
            <w:tcPrChange w:id="621" w:author="minh thư" w:date="2025-08-19T16:56:00Z" w16du:dateUtc="2025-08-19T09:56:00Z">
              <w:tcPr>
                <w:tcW w:w="5827" w:type="dxa"/>
              </w:tcPr>
            </w:tcPrChange>
          </w:tcPr>
          <w:p w14:paraId="6F24E56C" w14:textId="746492CE" w:rsidR="00DA2498" w:rsidRDefault="00BE3A61">
            <w:pPr>
              <w:tabs>
                <w:tab w:val="left" w:pos="567"/>
              </w:tabs>
              <w:jc w:val="center"/>
              <w:rPr>
                <w:ins w:id="622" w:author="minh thư" w:date="2025-08-19T16:56:00Z" w16du:dateUtc="2025-08-19T09:56:00Z"/>
              </w:rPr>
              <w:pPrChange w:id="623" w:author="minh thư" w:date="2025-08-19T16:59:00Z" w16du:dateUtc="2025-08-19T09:59:00Z">
                <w:pPr>
                  <w:tabs>
                    <w:tab w:val="left" w:pos="567"/>
                  </w:tabs>
                  <w:jc w:val="both"/>
                </w:pPr>
              </w:pPrChange>
            </w:pPr>
            <w:ins w:id="624" w:author="minh thư" w:date="2025-08-19T16:57:00Z">
              <w:r w:rsidRPr="00BE3A61">
                <w:t>Sulfur Dioxide – Khí lưu huỳnh dioxit</w:t>
              </w:r>
            </w:ins>
          </w:p>
        </w:tc>
      </w:tr>
      <w:tr w:rsidR="00DA2498" w14:paraId="3B9F016E" w14:textId="77777777" w:rsidTr="00DA2498">
        <w:trPr>
          <w:ins w:id="625" w:author="minh thư" w:date="2025-08-19T16:56:00Z"/>
        </w:trPr>
        <w:tc>
          <w:tcPr>
            <w:tcW w:w="3005" w:type="dxa"/>
            <w:tcPrChange w:id="626" w:author="minh thư" w:date="2025-08-19T16:56:00Z" w16du:dateUtc="2025-08-19T09:56:00Z">
              <w:tcPr>
                <w:tcW w:w="3074" w:type="dxa"/>
              </w:tcPr>
            </w:tcPrChange>
          </w:tcPr>
          <w:p w14:paraId="239E12C0" w14:textId="7CB40600" w:rsidR="00DA2498" w:rsidRPr="00BE3A61" w:rsidRDefault="00BE3A61">
            <w:pPr>
              <w:tabs>
                <w:tab w:val="left" w:pos="567"/>
              </w:tabs>
              <w:jc w:val="center"/>
              <w:rPr>
                <w:ins w:id="627" w:author="minh thư" w:date="2025-08-19T16:56:00Z" w16du:dateUtc="2025-08-19T09:56:00Z"/>
                <w:lang w:val="vi-VN"/>
                <w:rPrChange w:id="628" w:author="minh thư" w:date="2025-08-19T16:57:00Z" w16du:dateUtc="2025-08-19T09:57:00Z">
                  <w:rPr>
                    <w:ins w:id="629" w:author="minh thư" w:date="2025-08-19T16:56:00Z" w16du:dateUtc="2025-08-19T09:56:00Z"/>
                  </w:rPr>
                </w:rPrChange>
              </w:rPr>
              <w:pPrChange w:id="630" w:author="minh thư" w:date="2025-08-19T16:59:00Z" w16du:dateUtc="2025-08-19T09:59:00Z">
                <w:pPr>
                  <w:tabs>
                    <w:tab w:val="left" w:pos="567"/>
                  </w:tabs>
                  <w:jc w:val="both"/>
                </w:pPr>
              </w:pPrChange>
            </w:pPr>
            <w:ins w:id="631" w:author="minh thư" w:date="2025-08-19T16:57:00Z" w16du:dateUtc="2025-08-19T09:57:00Z">
              <w:r>
                <w:t>NO2</w:t>
              </w:r>
            </w:ins>
          </w:p>
        </w:tc>
        <w:tc>
          <w:tcPr>
            <w:tcW w:w="5670" w:type="dxa"/>
            <w:tcPrChange w:id="632" w:author="minh thư" w:date="2025-08-19T16:56:00Z" w16du:dateUtc="2025-08-19T09:56:00Z">
              <w:tcPr>
                <w:tcW w:w="5827" w:type="dxa"/>
              </w:tcPr>
            </w:tcPrChange>
          </w:tcPr>
          <w:p w14:paraId="02421151" w14:textId="2AA3C0CB" w:rsidR="00DA2498" w:rsidRDefault="00BE3A61">
            <w:pPr>
              <w:tabs>
                <w:tab w:val="left" w:pos="567"/>
              </w:tabs>
              <w:jc w:val="center"/>
              <w:rPr>
                <w:ins w:id="633" w:author="minh thư" w:date="2025-08-19T16:56:00Z" w16du:dateUtc="2025-08-19T09:56:00Z"/>
              </w:rPr>
              <w:pPrChange w:id="634" w:author="minh thư" w:date="2025-08-19T16:59:00Z" w16du:dateUtc="2025-08-19T09:59:00Z">
                <w:pPr>
                  <w:tabs>
                    <w:tab w:val="left" w:pos="567"/>
                  </w:tabs>
                  <w:jc w:val="both"/>
                </w:pPr>
              </w:pPrChange>
            </w:pPr>
            <w:ins w:id="635" w:author="minh thư" w:date="2025-08-19T16:58:00Z">
              <w:r w:rsidRPr="00BE3A61">
                <w:t>Nitrogen Dioxide – Khí nitơ dioxit</w:t>
              </w:r>
            </w:ins>
          </w:p>
        </w:tc>
      </w:tr>
      <w:tr w:rsidR="00BE3A61" w14:paraId="5D55E8B7" w14:textId="77777777" w:rsidTr="00DA2498">
        <w:trPr>
          <w:ins w:id="636" w:author="minh thư" w:date="2025-08-19T16:56:00Z"/>
        </w:trPr>
        <w:tc>
          <w:tcPr>
            <w:tcW w:w="3005" w:type="dxa"/>
            <w:tcPrChange w:id="637" w:author="minh thư" w:date="2025-08-19T16:56:00Z" w16du:dateUtc="2025-08-19T09:56:00Z">
              <w:tcPr>
                <w:tcW w:w="3074" w:type="dxa"/>
              </w:tcPr>
            </w:tcPrChange>
          </w:tcPr>
          <w:p w14:paraId="5E06AADC" w14:textId="2157316D" w:rsidR="00BE3A61" w:rsidRPr="00BE3A61" w:rsidRDefault="00BE3A61">
            <w:pPr>
              <w:tabs>
                <w:tab w:val="left" w:pos="567"/>
              </w:tabs>
              <w:jc w:val="center"/>
              <w:rPr>
                <w:ins w:id="638" w:author="minh thư" w:date="2025-08-19T16:56:00Z" w16du:dateUtc="2025-08-19T09:56:00Z"/>
                <w:lang w:val="vi-VN"/>
                <w:rPrChange w:id="639" w:author="minh thư" w:date="2025-08-19T16:58:00Z" w16du:dateUtc="2025-08-19T09:58:00Z">
                  <w:rPr>
                    <w:ins w:id="640" w:author="minh thư" w:date="2025-08-19T16:56:00Z" w16du:dateUtc="2025-08-19T09:56:00Z"/>
                  </w:rPr>
                </w:rPrChange>
              </w:rPr>
              <w:pPrChange w:id="641" w:author="minh thư" w:date="2025-08-19T16:59:00Z" w16du:dateUtc="2025-08-19T09:59:00Z">
                <w:pPr>
                  <w:tabs>
                    <w:tab w:val="left" w:pos="567"/>
                  </w:tabs>
                  <w:jc w:val="both"/>
                </w:pPr>
              </w:pPrChange>
            </w:pPr>
            <w:ins w:id="642" w:author="minh thư" w:date="2025-08-19T16:58:00Z" w16du:dateUtc="2025-08-19T09:58:00Z">
              <w:r>
                <w:rPr>
                  <w:lang w:val="vi-VN"/>
                </w:rPr>
                <w:t>WHO</w:t>
              </w:r>
            </w:ins>
          </w:p>
        </w:tc>
        <w:tc>
          <w:tcPr>
            <w:tcW w:w="5670" w:type="dxa"/>
            <w:tcPrChange w:id="643" w:author="minh thư" w:date="2025-08-19T16:56:00Z" w16du:dateUtc="2025-08-19T09:56:00Z">
              <w:tcPr>
                <w:tcW w:w="5827" w:type="dxa"/>
              </w:tcPr>
            </w:tcPrChange>
          </w:tcPr>
          <w:p w14:paraId="40D598DB" w14:textId="6BAAD33C" w:rsidR="00BE3A61" w:rsidRPr="00BE3A61" w:rsidRDefault="00BE3A61">
            <w:pPr>
              <w:tabs>
                <w:tab w:val="left" w:pos="4420"/>
              </w:tabs>
              <w:jc w:val="center"/>
              <w:rPr>
                <w:ins w:id="644" w:author="minh thư" w:date="2025-08-19T16:56:00Z" w16du:dateUtc="2025-08-19T09:56:00Z"/>
                <w:lang w:val="vi-VN"/>
                <w:rPrChange w:id="645" w:author="minh thư" w:date="2025-08-19T16:58:00Z" w16du:dateUtc="2025-08-19T09:58:00Z">
                  <w:rPr>
                    <w:ins w:id="646" w:author="minh thư" w:date="2025-08-19T16:56:00Z" w16du:dateUtc="2025-08-19T09:56:00Z"/>
                  </w:rPr>
                </w:rPrChange>
              </w:rPr>
              <w:pPrChange w:id="647" w:author="minh thư" w:date="2025-08-19T16:59:00Z" w16du:dateUtc="2025-08-19T09:59:00Z">
                <w:pPr>
                  <w:tabs>
                    <w:tab w:val="left" w:pos="567"/>
                  </w:tabs>
                  <w:jc w:val="both"/>
                </w:pPr>
              </w:pPrChange>
            </w:pPr>
            <w:ins w:id="648" w:author="minh thư" w:date="2025-08-19T16:58:00Z">
              <w:r w:rsidRPr="00BE3A61">
                <w:t>World Health Organization – Tổ chức Y tế Thế giới</w:t>
              </w:r>
            </w:ins>
          </w:p>
        </w:tc>
      </w:tr>
      <w:tr w:rsidR="00DA2498" w14:paraId="05C8D16B" w14:textId="77777777" w:rsidTr="00DA2498">
        <w:trPr>
          <w:ins w:id="649" w:author="minh thư" w:date="2025-08-19T16:56:00Z"/>
        </w:trPr>
        <w:tc>
          <w:tcPr>
            <w:tcW w:w="3005" w:type="dxa"/>
          </w:tcPr>
          <w:p w14:paraId="0C8A046E" w14:textId="5612859B" w:rsidR="00DA2498" w:rsidRPr="00BE3A61" w:rsidRDefault="00BE3A61">
            <w:pPr>
              <w:tabs>
                <w:tab w:val="left" w:pos="567"/>
              </w:tabs>
              <w:jc w:val="center"/>
              <w:rPr>
                <w:ins w:id="650" w:author="minh thư" w:date="2025-08-19T16:56:00Z" w16du:dateUtc="2025-08-19T09:56:00Z"/>
                <w:lang w:val="vi-VN"/>
                <w:rPrChange w:id="651" w:author="minh thư" w:date="2025-08-19T16:59:00Z" w16du:dateUtc="2025-08-19T09:59:00Z">
                  <w:rPr>
                    <w:ins w:id="652" w:author="minh thư" w:date="2025-08-19T16:56:00Z" w16du:dateUtc="2025-08-19T09:56:00Z"/>
                  </w:rPr>
                </w:rPrChange>
              </w:rPr>
              <w:pPrChange w:id="653" w:author="minh thư" w:date="2025-08-19T16:59:00Z" w16du:dateUtc="2025-08-19T09:59:00Z">
                <w:pPr>
                  <w:tabs>
                    <w:tab w:val="left" w:pos="567"/>
                  </w:tabs>
                  <w:jc w:val="both"/>
                </w:pPr>
              </w:pPrChange>
            </w:pPr>
            <w:ins w:id="654" w:author="minh thư" w:date="2025-08-19T16:59:00Z" w16du:dateUtc="2025-08-19T09:59:00Z">
              <w:r>
                <w:rPr>
                  <w:lang w:val="vi-VN"/>
                </w:rPr>
                <w:t>AQR</w:t>
              </w:r>
            </w:ins>
          </w:p>
        </w:tc>
        <w:tc>
          <w:tcPr>
            <w:tcW w:w="5670" w:type="dxa"/>
          </w:tcPr>
          <w:p w14:paraId="25D8B5F2" w14:textId="5D03724F" w:rsidR="00DA2498" w:rsidRPr="00BE3A61" w:rsidRDefault="00BE3A61">
            <w:pPr>
              <w:tabs>
                <w:tab w:val="left" w:pos="567"/>
              </w:tabs>
              <w:jc w:val="center"/>
              <w:rPr>
                <w:ins w:id="655" w:author="minh thư" w:date="2025-08-19T16:56:00Z" w16du:dateUtc="2025-08-19T09:56:00Z"/>
                <w:lang w:val="vi-VN"/>
                <w:rPrChange w:id="656" w:author="minh thư" w:date="2025-08-19T16:59:00Z" w16du:dateUtc="2025-08-19T09:59:00Z">
                  <w:rPr>
                    <w:ins w:id="657" w:author="minh thư" w:date="2025-08-19T16:56:00Z" w16du:dateUtc="2025-08-19T09:56:00Z"/>
                  </w:rPr>
                </w:rPrChange>
              </w:rPr>
              <w:pPrChange w:id="658" w:author="minh thư" w:date="2025-08-19T16:59:00Z" w16du:dateUtc="2025-08-19T09:59:00Z">
                <w:pPr>
                  <w:tabs>
                    <w:tab w:val="left" w:pos="567"/>
                  </w:tabs>
                  <w:jc w:val="both"/>
                </w:pPr>
              </w:pPrChange>
            </w:pPr>
            <w:ins w:id="659" w:author="minh thư" w:date="2025-08-19T16:59:00Z">
              <w:r w:rsidRPr="00BE3A61">
                <w:t>Air Quality Index – Chỉ số chất lượng không khí</w:t>
              </w:r>
            </w:ins>
          </w:p>
        </w:tc>
      </w:tr>
      <w:tr w:rsidR="00DA2498" w14:paraId="3B239947" w14:textId="77777777" w:rsidTr="00DA2498">
        <w:trPr>
          <w:ins w:id="660" w:author="minh thư" w:date="2025-08-19T16:56:00Z"/>
        </w:trPr>
        <w:tc>
          <w:tcPr>
            <w:tcW w:w="3005" w:type="dxa"/>
          </w:tcPr>
          <w:p w14:paraId="0416BACF" w14:textId="77777777" w:rsidR="00DA2498" w:rsidRDefault="00DA2498" w:rsidP="003E5E3F">
            <w:pPr>
              <w:tabs>
                <w:tab w:val="left" w:pos="567"/>
              </w:tabs>
              <w:jc w:val="both"/>
              <w:rPr>
                <w:ins w:id="661" w:author="minh thư" w:date="2025-08-19T16:56:00Z" w16du:dateUtc="2025-08-19T09:56:00Z"/>
              </w:rPr>
            </w:pPr>
          </w:p>
        </w:tc>
        <w:tc>
          <w:tcPr>
            <w:tcW w:w="5670" w:type="dxa"/>
          </w:tcPr>
          <w:p w14:paraId="77094EDE" w14:textId="77777777" w:rsidR="00DA2498" w:rsidRDefault="00DA2498">
            <w:pPr>
              <w:tabs>
                <w:tab w:val="left" w:pos="567"/>
              </w:tabs>
              <w:jc w:val="center"/>
              <w:rPr>
                <w:ins w:id="662" w:author="minh thư" w:date="2025-08-19T16:56:00Z" w16du:dateUtc="2025-08-19T09:56:00Z"/>
              </w:rPr>
              <w:pPrChange w:id="663" w:author="minh thư" w:date="2025-08-19T16:59:00Z" w16du:dateUtc="2025-08-19T09:59:00Z">
                <w:pPr>
                  <w:tabs>
                    <w:tab w:val="left" w:pos="567"/>
                  </w:tabs>
                  <w:jc w:val="both"/>
                </w:pPr>
              </w:pPrChange>
            </w:pPr>
          </w:p>
        </w:tc>
      </w:tr>
      <w:tr w:rsidR="00DA2498" w14:paraId="3FD1D162" w14:textId="77777777" w:rsidTr="00DA2498">
        <w:trPr>
          <w:ins w:id="664" w:author="minh thư" w:date="2025-08-19T16:56:00Z"/>
        </w:trPr>
        <w:tc>
          <w:tcPr>
            <w:tcW w:w="3005" w:type="dxa"/>
          </w:tcPr>
          <w:p w14:paraId="5FBC11BB" w14:textId="77777777" w:rsidR="00DA2498" w:rsidRDefault="00DA2498" w:rsidP="003E5E3F">
            <w:pPr>
              <w:tabs>
                <w:tab w:val="left" w:pos="567"/>
              </w:tabs>
              <w:jc w:val="both"/>
              <w:rPr>
                <w:ins w:id="665" w:author="minh thư" w:date="2025-08-19T16:56:00Z" w16du:dateUtc="2025-08-19T09:56:00Z"/>
              </w:rPr>
            </w:pPr>
          </w:p>
        </w:tc>
        <w:tc>
          <w:tcPr>
            <w:tcW w:w="5670" w:type="dxa"/>
          </w:tcPr>
          <w:p w14:paraId="4D012413" w14:textId="77777777" w:rsidR="00DA2498" w:rsidRDefault="00DA2498">
            <w:pPr>
              <w:tabs>
                <w:tab w:val="left" w:pos="567"/>
              </w:tabs>
              <w:jc w:val="center"/>
              <w:rPr>
                <w:ins w:id="666" w:author="minh thư" w:date="2025-08-19T16:56:00Z" w16du:dateUtc="2025-08-19T09:56:00Z"/>
              </w:rPr>
              <w:pPrChange w:id="667" w:author="minh thư" w:date="2025-08-19T16:59:00Z" w16du:dateUtc="2025-08-19T09:59:00Z">
                <w:pPr>
                  <w:tabs>
                    <w:tab w:val="left" w:pos="567"/>
                  </w:tabs>
                  <w:jc w:val="both"/>
                </w:pPr>
              </w:pPrChange>
            </w:pPr>
          </w:p>
        </w:tc>
      </w:tr>
    </w:tbl>
    <w:p w14:paraId="74FCC508" w14:textId="77777777" w:rsidR="006741E2" w:rsidRPr="00321D03" w:rsidRDefault="006741E2" w:rsidP="00FB13FF">
      <w:pPr>
        <w:tabs>
          <w:tab w:val="left" w:pos="567"/>
        </w:tabs>
        <w:ind w:left="720" w:firstLine="284"/>
        <w:jc w:val="both"/>
      </w:pPr>
      <w:r w:rsidRPr="00321D03">
        <w:tab/>
      </w:r>
    </w:p>
    <w:p w14:paraId="201FC0BD" w14:textId="77777777" w:rsidR="006741E2" w:rsidRPr="00321D03" w:rsidRDefault="006741E2" w:rsidP="00FB13FF">
      <w:pPr>
        <w:tabs>
          <w:tab w:val="left" w:pos="567"/>
        </w:tabs>
        <w:ind w:left="720" w:firstLine="284"/>
        <w:jc w:val="both"/>
      </w:pPr>
    </w:p>
    <w:p w14:paraId="7D31DDCF" w14:textId="5F179040" w:rsidR="006741E2" w:rsidRPr="00321D03" w:rsidDel="00BE3A61" w:rsidRDefault="006741E2" w:rsidP="00A76E5E">
      <w:pPr>
        <w:tabs>
          <w:tab w:val="left" w:pos="567"/>
        </w:tabs>
        <w:spacing w:line="360" w:lineRule="auto"/>
        <w:ind w:left="720" w:firstLine="284"/>
        <w:jc w:val="both"/>
        <w:rPr>
          <w:del w:id="668" w:author="minh thư" w:date="2025-08-19T16:59:00Z" w16du:dateUtc="2025-08-19T09:59:00Z"/>
        </w:rPr>
      </w:pPr>
      <w:del w:id="669" w:author="minh thư" w:date="2025-08-19T16:59:00Z" w16du:dateUtc="2025-08-19T09:59:00Z">
        <w:r w:rsidRPr="00321D03" w:rsidDel="00BE3A61">
          <w:delText>Ghi chú:</w:delText>
        </w:r>
      </w:del>
    </w:p>
    <w:p w14:paraId="7D175584" w14:textId="573CC747" w:rsidR="006741E2" w:rsidRPr="00321D03" w:rsidDel="00BE3A61" w:rsidRDefault="006741E2" w:rsidP="00A76E5E">
      <w:pPr>
        <w:tabs>
          <w:tab w:val="left" w:pos="567"/>
        </w:tabs>
        <w:spacing w:line="360" w:lineRule="auto"/>
        <w:ind w:left="720" w:firstLine="284"/>
        <w:jc w:val="both"/>
        <w:rPr>
          <w:del w:id="670" w:author="minh thư" w:date="2025-08-19T16:59:00Z" w16du:dateUtc="2025-08-19T09:59:00Z"/>
        </w:rPr>
      </w:pPr>
      <w:del w:id="671" w:author="minh thư" w:date="2025-08-19T16:59:00Z" w16du:dateUtc="2025-08-19T09:59:00Z">
        <w:r w:rsidRPr="00321D03" w:rsidDel="00BE3A61">
          <w:delText xml:space="preserve">Cụm </w:delText>
        </w:r>
        <w:r w:rsidR="002350F4" w:rsidRPr="00321D03" w:rsidDel="00BE3A61">
          <w:delText>từ viết viết tắt là các chữ cái và các ký hiệu</w:delText>
        </w:r>
        <w:r w:rsidRPr="00321D03" w:rsidDel="00BE3A61">
          <w:delText xml:space="preserve"> thay chữ được viết liền nhau, để thay cho một cụm từ có nghĩa thường được lặp nhiều lần trong văn bản hoặc đượ</w:delText>
        </w:r>
        <w:r w:rsidR="00A76E5E" w:rsidDel="00BE3A61">
          <w:delText>c mọi người mặc nhiên chấp nhận, xếp theo thự tự ABC</w:delText>
        </w:r>
      </w:del>
    </w:p>
    <w:p w14:paraId="0338AAF5" w14:textId="77777777" w:rsidR="006741E2" w:rsidRPr="00321D03" w:rsidRDefault="006741E2" w:rsidP="00FB13FF">
      <w:pPr>
        <w:tabs>
          <w:tab w:val="left" w:pos="567"/>
        </w:tabs>
        <w:ind w:left="720" w:firstLine="284"/>
        <w:jc w:val="both"/>
      </w:pPr>
    </w:p>
    <w:p w14:paraId="33D5CF24" w14:textId="70324187" w:rsidR="0039370B" w:rsidRPr="00146960" w:rsidDel="00146960" w:rsidRDefault="00166062" w:rsidP="00E61604">
      <w:pPr>
        <w:tabs>
          <w:tab w:val="left" w:pos="567"/>
        </w:tabs>
        <w:ind w:firstLine="284"/>
        <w:jc w:val="center"/>
        <w:rPr>
          <w:del w:id="672" w:author="minh thư" w:date="2025-08-19T18:16:00Z" w16du:dateUtc="2025-08-19T11:16:00Z"/>
          <w:lang w:val="vi-VN"/>
          <w:rPrChange w:id="673" w:author="minh thư" w:date="2025-08-19T18:14:00Z" w16du:dateUtc="2025-08-19T11:14:00Z">
            <w:rPr>
              <w:del w:id="674" w:author="minh thư" w:date="2025-08-19T18:16:00Z" w16du:dateUtc="2025-08-19T11:16:00Z"/>
            </w:rPr>
          </w:rPrChange>
        </w:rPr>
      </w:pPr>
      <w:r w:rsidRPr="00321D03">
        <w:br w:type="page"/>
      </w:r>
    </w:p>
    <w:p w14:paraId="2C7879B6" w14:textId="77777777" w:rsidR="0039370B" w:rsidRPr="00146960" w:rsidDel="002B1FED" w:rsidRDefault="0039370B">
      <w:pPr>
        <w:pStyle w:val="Heading1"/>
        <w:numPr>
          <w:ilvl w:val="0"/>
          <w:numId w:val="0"/>
        </w:numPr>
        <w:rPr>
          <w:del w:id="675" w:author="minh thư" w:date="2025-08-19T18:46:00Z" w16du:dateUtc="2025-08-19T11:46:00Z"/>
          <w:lang w:val="vi-VN"/>
          <w:rPrChange w:id="676" w:author="minh thư" w:date="2025-08-19T18:16:00Z" w16du:dateUtc="2025-08-19T11:16:00Z">
            <w:rPr>
              <w:del w:id="677" w:author="minh thư" w:date="2025-08-19T18:46:00Z" w16du:dateUtc="2025-08-19T11:46:00Z"/>
            </w:rPr>
          </w:rPrChange>
        </w:rPr>
        <w:pPrChange w:id="678" w:author="minh thư" w:date="2025-08-19T18:46:00Z" w16du:dateUtc="2025-08-19T11:46:00Z">
          <w:pPr>
            <w:tabs>
              <w:tab w:val="left" w:pos="567"/>
            </w:tabs>
            <w:ind w:left="720" w:firstLine="284"/>
            <w:jc w:val="center"/>
          </w:pPr>
        </w:pPrChange>
      </w:pPr>
      <w:bookmarkStart w:id="679" w:name="_Toc206521102"/>
      <w:bookmarkStart w:id="680" w:name="_Toc206521399"/>
      <w:bookmarkEnd w:id="679"/>
      <w:bookmarkEnd w:id="680"/>
    </w:p>
    <w:p w14:paraId="0E708205" w14:textId="4F36107F" w:rsidR="00FB66AB" w:rsidRPr="002B1FED" w:rsidRDefault="004E4BB6">
      <w:pPr>
        <w:pStyle w:val="Heading1"/>
        <w:numPr>
          <w:ilvl w:val="0"/>
          <w:numId w:val="0"/>
        </w:numPr>
        <w:jc w:val="center"/>
        <w:rPr>
          <w:b w:val="0"/>
          <w:szCs w:val="32"/>
          <w:lang w:val="vi-VN"/>
          <w:rPrChange w:id="681" w:author="minh thư" w:date="2025-08-19T18:46:00Z" w16du:dateUtc="2025-08-19T11:46:00Z">
            <w:rPr>
              <w:b/>
              <w:sz w:val="32"/>
              <w:szCs w:val="32"/>
              <w:lang w:val="vi-VN"/>
            </w:rPr>
          </w:rPrChange>
        </w:rPr>
        <w:pPrChange w:id="682" w:author="minh thư" w:date="2025-08-19T19:07:00Z" w16du:dateUtc="2025-08-19T12:07:00Z">
          <w:pPr>
            <w:tabs>
              <w:tab w:val="left" w:pos="567"/>
            </w:tabs>
            <w:ind w:firstLine="284"/>
            <w:jc w:val="center"/>
          </w:pPr>
        </w:pPrChange>
      </w:pPr>
      <w:bookmarkStart w:id="683" w:name="_Toc206578984"/>
      <w:r w:rsidRPr="004E4BB6">
        <w:t>CHƯƠNG</w:t>
      </w:r>
      <w:r w:rsidR="00577EBD" w:rsidRPr="004E4BB6">
        <w:t xml:space="preserve"> 1</w:t>
      </w:r>
      <w:r w:rsidR="0039370B" w:rsidRPr="002B1FED">
        <w:rPr>
          <w:sz w:val="20"/>
          <w:szCs w:val="20"/>
        </w:rPr>
        <w:t xml:space="preserve"> </w:t>
      </w:r>
      <w:r w:rsidR="00E61604" w:rsidRPr="002B1FED">
        <w:rPr>
          <w:szCs w:val="32"/>
          <w:lang w:val="vi-VN"/>
        </w:rPr>
        <w:t>:</w:t>
      </w:r>
      <w:r w:rsidR="00EF4645" w:rsidRPr="002B1FED">
        <w:rPr>
          <w:szCs w:val="32"/>
          <w:lang w:val="vi-VN"/>
        </w:rPr>
        <w:t xml:space="preserve"> TỔNG QUAN ĐỀ TÀI</w:t>
      </w:r>
      <w:bookmarkEnd w:id="683"/>
    </w:p>
    <w:p w14:paraId="0D38A248" w14:textId="77777777" w:rsidR="0039370B" w:rsidRPr="00E61604" w:rsidRDefault="00742D1F" w:rsidP="00FB13FF">
      <w:pPr>
        <w:tabs>
          <w:tab w:val="left" w:pos="567"/>
        </w:tabs>
        <w:ind w:firstLine="284"/>
        <w:jc w:val="both"/>
        <w:rPr>
          <w:lang w:val="vi-VN"/>
        </w:rPr>
      </w:pPr>
      <w:r w:rsidRPr="00A56192">
        <w:rPr>
          <w:noProof/>
        </w:rPr>
        <mc:AlternateContent>
          <mc:Choice Requires="wps">
            <w:drawing>
              <wp:anchor distT="0" distB="0" distL="114300" distR="114300" simplePos="0" relativeHeight="251656704" behindDoc="0" locked="0" layoutInCell="1" allowOverlap="1" wp14:anchorId="19C0E1B6" wp14:editId="179FBA7E">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5488A" id="Line 2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m/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"/>
            </w:pict>
          </mc:Fallback>
        </mc:AlternateContent>
      </w:r>
    </w:p>
    <w:p w14:paraId="50B65AEE" w14:textId="1581165C" w:rsidR="00AA54C2" w:rsidRPr="002B1FED" w:rsidRDefault="00E61604">
      <w:pPr>
        <w:pStyle w:val="Heading2"/>
        <w:rPr>
          <w:b/>
          <w:bCs/>
          <w:color w:val="000000" w:themeColor="text1"/>
          <w:lang w:val="vi-VN"/>
          <w:rPrChange w:id="684" w:author="minh thư" w:date="2025-08-19T18:47:00Z" w16du:dateUtc="2025-08-19T11:47:00Z">
            <w:rPr>
              <w:lang w:val="vi-VN"/>
            </w:rPr>
          </w:rPrChange>
        </w:rPr>
        <w:pPrChange w:id="685" w:author="minh thư" w:date="2025-08-19T18:20:00Z" w16du:dateUtc="2025-08-19T11:20:00Z">
          <w:pPr>
            <w:tabs>
              <w:tab w:val="left" w:pos="567"/>
              <w:tab w:val="left" w:pos="4830"/>
            </w:tabs>
            <w:spacing w:line="276" w:lineRule="auto"/>
            <w:jc w:val="both"/>
          </w:pPr>
        </w:pPrChange>
      </w:pPr>
      <w:bookmarkStart w:id="686" w:name="_Toc206578985"/>
      <w:r w:rsidRPr="002B1FED">
        <w:rPr>
          <w:rFonts w:ascii="Times New Roman" w:hAnsi="Times New Roman" w:cs="Times New Roman"/>
          <w:b/>
          <w:bCs/>
          <w:color w:val="000000" w:themeColor="text1"/>
          <w:lang w:val="vi-VN"/>
          <w:rPrChange w:id="687" w:author="minh thư" w:date="2025-08-19T18:47:00Z" w16du:dateUtc="2025-08-19T11:47:00Z">
            <w:rPr>
              <w:lang w:val="vi-VN"/>
            </w:rPr>
          </w:rPrChange>
        </w:rPr>
        <w:t xml:space="preserve">1. </w:t>
      </w:r>
      <w:r w:rsidR="008A2C36" w:rsidRPr="002B1FED">
        <w:rPr>
          <w:rFonts w:ascii="Times New Roman" w:hAnsi="Times New Roman" w:cs="Times New Roman"/>
          <w:b/>
          <w:bCs/>
          <w:color w:val="000000" w:themeColor="text1"/>
          <w:lang w:val="vi-VN"/>
          <w:rPrChange w:id="688" w:author="minh thư" w:date="2025-08-19T18:47:00Z" w16du:dateUtc="2025-08-19T11:47:00Z">
            <w:rPr>
              <w:lang w:val="vi-VN"/>
            </w:rPr>
          </w:rPrChange>
        </w:rPr>
        <w:t>Lí do chọn đề tài</w:t>
      </w:r>
      <w:bookmarkEnd w:id="686"/>
      <w:r w:rsidR="008A2C36" w:rsidRPr="002B1FED">
        <w:rPr>
          <w:rFonts w:ascii="Times New Roman" w:hAnsi="Times New Roman" w:cs="Times New Roman"/>
          <w:b/>
          <w:bCs/>
          <w:color w:val="000000" w:themeColor="text1"/>
          <w:lang w:val="vi-VN"/>
          <w:rPrChange w:id="689" w:author="minh thư" w:date="2025-08-19T18:47:00Z" w16du:dateUtc="2025-08-19T11:47:00Z">
            <w:rPr>
              <w:lang w:val="vi-VN"/>
            </w:rPr>
          </w:rPrChange>
        </w:rPr>
        <w:t xml:space="preserve"> </w:t>
      </w:r>
    </w:p>
    <w:p w14:paraId="591F8B7A" w14:textId="7C40C0D2" w:rsidR="008A2C36" w:rsidRDefault="008A2C36" w:rsidP="008A2C36">
      <w:pPr>
        <w:tabs>
          <w:tab w:val="left" w:pos="567"/>
          <w:tab w:val="left" w:pos="4830"/>
        </w:tabs>
        <w:spacing w:line="276" w:lineRule="auto"/>
        <w:jc w:val="both"/>
        <w:rPr>
          <w:lang w:val="vi-VN"/>
        </w:rPr>
      </w:pPr>
      <w:r>
        <w:rPr>
          <w:lang w:val="vi-VN"/>
        </w:rPr>
        <w:tab/>
      </w:r>
      <w:r w:rsidRPr="008A2C36">
        <w:t>Trong bối cảnh hiện nay, vấn đề môi trường nói chung và ô nhiễm không khí nói riêng đang trở thành một trong những thách thức lớn đối với sự phát triển bền vững của xã hội. Việt Nam là một trong những quốc gia đang phát triển có tốc độ đô thị hóa nhanh chóng. Quá trình công nghiệp hóa, hiện đại hóa đã góp phần thúc đẩy nền kinh tế tăng trưởng mạnh mẽ, song song với đó cũng kéo theo những hệ lụy nghiêm trọng đối với môi trường sống, đặc biệt là tại các đô thị lớn như Hà Nội và Thành phố Hồ Chí Minh.</w:t>
      </w:r>
    </w:p>
    <w:p w14:paraId="41B4294C" w14:textId="5B322E4D" w:rsidR="008A2C36" w:rsidRPr="008A2C36" w:rsidRDefault="002B1FED">
      <w:pPr>
        <w:tabs>
          <w:tab w:val="left" w:pos="567"/>
          <w:tab w:val="left" w:pos="4830"/>
        </w:tabs>
        <w:spacing w:line="276" w:lineRule="auto"/>
        <w:rPr>
          <w:lang w:val="vi-VN"/>
        </w:rPr>
        <w:pPrChange w:id="690" w:author="minh thư" w:date="2025-08-19T18:48:00Z" w16du:dateUtc="2025-08-19T11:48:00Z">
          <w:pPr>
            <w:tabs>
              <w:tab w:val="left" w:pos="567"/>
              <w:tab w:val="left" w:pos="4830"/>
            </w:tabs>
            <w:spacing w:line="276" w:lineRule="auto"/>
            <w:jc w:val="both"/>
          </w:pPr>
        </w:pPrChange>
      </w:pPr>
      <w:r>
        <w:rPr>
          <w:noProof/>
        </w:rPr>
        <w:drawing>
          <wp:anchor distT="0" distB="0" distL="114300" distR="114300" simplePos="0" relativeHeight="251664896" behindDoc="0" locked="0" layoutInCell="1" allowOverlap="1" wp14:anchorId="7A808D8C" wp14:editId="7FE0945F">
            <wp:simplePos x="0" y="0"/>
            <wp:positionH relativeFrom="margin">
              <wp:align>right</wp:align>
            </wp:positionH>
            <wp:positionV relativeFrom="paragraph">
              <wp:posOffset>256540</wp:posOffset>
            </wp:positionV>
            <wp:extent cx="5972175" cy="4064635"/>
            <wp:effectExtent l="0" t="0" r="9525" b="0"/>
            <wp:wrapTopAndBottom/>
            <wp:docPr id="1308414088" name="Picture 8" descr="Sáng nay, Hà Nội và TP.HCM cùng vào top 10 về ô nhiễm không k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áng nay, Hà Nội và TP.HCM cùng vào top 10 về ô nhiễm không khí"/>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175" cy="4064635"/>
                    </a:xfrm>
                    <a:prstGeom prst="rect">
                      <a:avLst/>
                    </a:prstGeom>
                    <a:noFill/>
                    <a:ln>
                      <a:noFill/>
                    </a:ln>
                  </pic:spPr>
                </pic:pic>
              </a:graphicData>
            </a:graphic>
          </wp:anchor>
        </w:drawing>
      </w:r>
    </w:p>
    <w:p w14:paraId="0DCD5ABB" w14:textId="1028E145" w:rsidR="008A2C36" w:rsidRPr="008A2C36" w:rsidRDefault="008A0174">
      <w:pPr>
        <w:pStyle w:val="Hinh"/>
        <w:jc w:val="center"/>
        <w:pPrChange w:id="691" w:author="minh thư" w:date="2025-08-19T18:48:00Z" w16du:dateUtc="2025-08-19T11:48:00Z">
          <w:pPr>
            <w:tabs>
              <w:tab w:val="left" w:pos="567"/>
              <w:tab w:val="left" w:pos="4830"/>
            </w:tabs>
            <w:spacing w:line="276" w:lineRule="auto"/>
            <w:jc w:val="both"/>
          </w:pPr>
        </w:pPrChange>
      </w:pPr>
      <w:bookmarkStart w:id="692" w:name="_Toc206522995"/>
      <w:ins w:id="693" w:author="minh thư" w:date="2025-08-19T16:35:00Z" w16du:dateUtc="2025-08-19T09:35:00Z">
        <w:r>
          <w:t>Hình 1: Ô nhiễm không khí tại Tp.HCM</w:t>
        </w:r>
      </w:ins>
      <w:bookmarkEnd w:id="692"/>
    </w:p>
    <w:p w14:paraId="2A36AD00" w14:textId="58D454CE" w:rsidR="008A2C36" w:rsidRDefault="008A2C36" w:rsidP="008A2C36">
      <w:pPr>
        <w:tabs>
          <w:tab w:val="left" w:pos="567"/>
          <w:tab w:val="left" w:pos="4830"/>
        </w:tabs>
        <w:spacing w:line="276" w:lineRule="auto"/>
        <w:jc w:val="both"/>
        <w:rPr>
          <w:lang w:val="vi-VN"/>
        </w:rPr>
      </w:pPr>
      <w:r>
        <w:rPr>
          <w:lang w:val="vi-VN"/>
        </w:rPr>
        <w:tab/>
      </w:r>
      <w:r w:rsidRPr="008A2C36">
        <w:t>Theo nhiều báo cáo quốc tế, Hà Nội và Thành phố Hồ Chí Minh thường xuyên nằm trong danh sách những thành phố có chỉ số chất lượng không khí (AQI) ở mức kém. Đặc biệt, nồng độ bụi mịn PM2.5 – loại bụi có kích thước nhỏ hơn 2,5 micromet – thường xuyên</w:t>
      </w:r>
      <w:ins w:id="694" w:author="minh thư" w:date="2025-08-19T18:48:00Z" w16du:dateUtc="2025-08-19T11:48:00Z">
        <w:r w:rsidR="002B1FED">
          <w:rPr>
            <w:lang w:val="vi-VN"/>
          </w:rPr>
          <w:t xml:space="preserve"> </w:t>
        </w:r>
      </w:ins>
      <w:del w:id="695" w:author="minh thư" w:date="2025-08-19T18:48:00Z" w16du:dateUtc="2025-08-19T11:48:00Z">
        <w:r w:rsidRPr="008A2C36" w:rsidDel="002B1FED">
          <w:delText xml:space="preserve"> </w:delText>
        </w:r>
      </w:del>
      <w:r w:rsidRPr="008A2C36">
        <w:t>vượt ngưỡng khuyến nghị của Tổ chức Y tế Thế giới (WHO). Bụi mịn PM2.5 có khả năng xâm nhập sâu vào phổi và hệ tuần hoàn, gây ra nhiều bệnh lý nguy hiểm như hen suyễn, bệnh tim mạch, ung thư phổi và ảnh hưởng nghiêm trọng đến sức khỏe con người, đặc biệt là trẻ em và người cao tuổi.</w:t>
      </w:r>
    </w:p>
    <w:p w14:paraId="1BA09859" w14:textId="77777777" w:rsidR="00853F23" w:rsidRDefault="00853F23" w:rsidP="008A2C36">
      <w:pPr>
        <w:tabs>
          <w:tab w:val="left" w:pos="567"/>
          <w:tab w:val="left" w:pos="4830"/>
        </w:tabs>
        <w:spacing w:line="276" w:lineRule="auto"/>
        <w:jc w:val="both"/>
        <w:rPr>
          <w:ins w:id="696" w:author="minh thư" w:date="2025-08-19T18:09:00Z" w16du:dateUtc="2025-08-19T11:09:00Z"/>
          <w:lang w:val="vi-VN"/>
        </w:rPr>
      </w:pPr>
    </w:p>
    <w:p w14:paraId="74BAD5A0" w14:textId="3EEB2E1B" w:rsidR="008A2C36" w:rsidRPr="008A2C36" w:rsidRDefault="00853F23">
      <w:pPr>
        <w:pStyle w:val="Hinh"/>
        <w:jc w:val="center"/>
        <w:pPrChange w:id="697" w:author="minh thư" w:date="2025-08-19T18:48:00Z" w16du:dateUtc="2025-08-19T11:48:00Z">
          <w:pPr>
            <w:tabs>
              <w:tab w:val="left" w:pos="567"/>
              <w:tab w:val="left" w:pos="4830"/>
            </w:tabs>
            <w:spacing w:line="276" w:lineRule="auto"/>
            <w:jc w:val="both"/>
          </w:pPr>
        </w:pPrChange>
      </w:pPr>
      <w:bookmarkStart w:id="698" w:name="_Toc206522996"/>
      <w:r>
        <w:rPr>
          <w:noProof/>
        </w:rPr>
        <w:lastRenderedPageBreak/>
        <w:drawing>
          <wp:anchor distT="0" distB="0" distL="114300" distR="114300" simplePos="0" relativeHeight="251665920" behindDoc="0" locked="0" layoutInCell="1" allowOverlap="1" wp14:anchorId="694EE2E3" wp14:editId="6AEB2A35">
            <wp:simplePos x="0" y="0"/>
            <wp:positionH relativeFrom="page">
              <wp:posOffset>980410</wp:posOffset>
            </wp:positionH>
            <wp:positionV relativeFrom="paragraph">
              <wp:posOffset>472</wp:posOffset>
            </wp:positionV>
            <wp:extent cx="5972175" cy="3358515"/>
            <wp:effectExtent l="0" t="0" r="9525" b="0"/>
            <wp:wrapTopAndBottom/>
            <wp:docPr id="1975717840" name="Picture 9" descr="Cảnh báo ô nhiễm không khí tại Hà Nội và các thành phố lớn ở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nh báo ô nhiễm không khí tại Hà Nội và các thành phố lớn ở Việ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358515"/>
                    </a:xfrm>
                    <a:prstGeom prst="rect">
                      <a:avLst/>
                    </a:prstGeom>
                    <a:noFill/>
                    <a:ln>
                      <a:noFill/>
                    </a:ln>
                  </pic:spPr>
                </pic:pic>
              </a:graphicData>
            </a:graphic>
          </wp:anchor>
        </w:drawing>
      </w:r>
      <w:ins w:id="699" w:author="minh thư" w:date="2025-08-19T16:35:00Z" w16du:dateUtc="2025-08-19T09:35:00Z">
        <w:r w:rsidR="008A0174">
          <w:t>Hình 2: Ô nhiễm không khí tại Hà Nội</w:t>
        </w:r>
      </w:ins>
      <w:bookmarkEnd w:id="698"/>
    </w:p>
    <w:p w14:paraId="1E9C48CF" w14:textId="77777777" w:rsidR="00853F23" w:rsidRDefault="008A2C36" w:rsidP="008A2C36">
      <w:pPr>
        <w:tabs>
          <w:tab w:val="left" w:pos="567"/>
          <w:tab w:val="left" w:pos="4830"/>
        </w:tabs>
        <w:spacing w:line="276" w:lineRule="auto"/>
        <w:jc w:val="both"/>
        <w:rPr>
          <w:ins w:id="700" w:author="minh thư" w:date="2025-08-19T18:09:00Z" w16du:dateUtc="2025-08-19T11:09:00Z"/>
          <w:lang w:val="vi-VN"/>
        </w:rPr>
      </w:pPr>
      <w:r>
        <w:rPr>
          <w:lang w:val="vi-VN"/>
        </w:rPr>
        <w:tab/>
      </w:r>
    </w:p>
    <w:p w14:paraId="0E979F23" w14:textId="573BC7FD" w:rsidR="008A2C36" w:rsidRPr="008A2C36" w:rsidRDefault="00853F23" w:rsidP="008A2C36">
      <w:pPr>
        <w:tabs>
          <w:tab w:val="left" w:pos="567"/>
          <w:tab w:val="left" w:pos="4830"/>
        </w:tabs>
        <w:spacing w:line="276" w:lineRule="auto"/>
        <w:jc w:val="both"/>
      </w:pPr>
      <w:ins w:id="701" w:author="minh thư" w:date="2025-08-19T18:09:00Z" w16du:dateUtc="2025-08-19T11:09:00Z">
        <w:r>
          <w:rPr>
            <w:lang w:val="vi-VN"/>
          </w:rPr>
          <w:tab/>
        </w:r>
      </w:ins>
      <w:r w:rsidR="008A2C36" w:rsidRPr="008A2C36">
        <w:t>Trong bối cảnh đó, việc nghiên cứu, phân tích xu hướng và dự đoán chất lượng không khí không chỉ mang ý nghĩa khoa học mà còn mang tính thực tiễn sâu sắc. Ứng dụng các kỹ thuật khoa học dữ liệu trong việc xử lý và phân tích dữ liệu môi trường là một hướng đi hiện đại, giúp khai thác tối đa thông tin từ dữ liệu để hỗ trợ công tác giám sát và quản lý. Đây cũng là một đề tài phù hợp để sinh viên ngành Công nghệ thông tin, chuyên ngành Khoa học dữ liệu, áp dụng kiến thức đã học vào một vấn đề có giá trị thực tiễn.</w:t>
      </w:r>
    </w:p>
    <w:p w14:paraId="69C0B5CA" w14:textId="5B3B2245" w:rsidR="008A2C36" w:rsidRPr="008A2C36" w:rsidDel="002B1FED" w:rsidRDefault="008A2C36" w:rsidP="008A2C36">
      <w:pPr>
        <w:tabs>
          <w:tab w:val="left" w:pos="567"/>
          <w:tab w:val="left" w:pos="4830"/>
        </w:tabs>
        <w:spacing w:line="276" w:lineRule="auto"/>
        <w:jc w:val="both"/>
        <w:rPr>
          <w:del w:id="702" w:author="minh thư" w:date="2025-08-19T18:49:00Z" w16du:dateUtc="2025-08-19T11:49:00Z"/>
          <w:lang w:val="vi-VN"/>
        </w:rPr>
      </w:pPr>
      <w:r>
        <w:rPr>
          <w:lang w:val="vi-VN"/>
        </w:rPr>
        <w:tab/>
      </w:r>
      <w:r>
        <w:t>Với</w:t>
      </w:r>
      <w:r>
        <w:rPr>
          <w:lang w:val="vi-VN"/>
        </w:rPr>
        <w:t xml:space="preserve"> những lí do trên, em quyết định chọn đề tài: “Phan tích xu hướng và dự đoán chất lượng không khí tại Hà Nội và TP.HCM”</w:t>
      </w:r>
    </w:p>
    <w:p w14:paraId="7BFC9927" w14:textId="77777777" w:rsidR="008A2C36" w:rsidRDefault="008A2C36" w:rsidP="006E3AE5">
      <w:pPr>
        <w:tabs>
          <w:tab w:val="left" w:pos="567"/>
          <w:tab w:val="left" w:pos="4830"/>
        </w:tabs>
        <w:spacing w:line="276" w:lineRule="auto"/>
        <w:jc w:val="both"/>
        <w:rPr>
          <w:lang w:val="vi-VN"/>
        </w:rPr>
      </w:pPr>
    </w:p>
    <w:p w14:paraId="7A6E1DB0" w14:textId="62E6A2DF" w:rsidR="008A2C36" w:rsidRPr="002B1FED" w:rsidRDefault="008A2C36">
      <w:pPr>
        <w:pStyle w:val="Heading2"/>
        <w:rPr>
          <w:b/>
          <w:bCs/>
          <w:color w:val="000000" w:themeColor="text1"/>
          <w:lang w:val="vi-VN"/>
          <w:rPrChange w:id="703" w:author="minh thư" w:date="2025-08-19T18:49:00Z" w16du:dateUtc="2025-08-19T11:49:00Z">
            <w:rPr>
              <w:lang w:val="vi-VN"/>
            </w:rPr>
          </w:rPrChange>
        </w:rPr>
        <w:pPrChange w:id="704" w:author="minh thư" w:date="2025-08-19T18:20:00Z" w16du:dateUtc="2025-08-19T11:20:00Z">
          <w:pPr>
            <w:tabs>
              <w:tab w:val="left" w:pos="567"/>
              <w:tab w:val="left" w:pos="4830"/>
            </w:tabs>
            <w:spacing w:line="276" w:lineRule="auto"/>
            <w:jc w:val="both"/>
          </w:pPr>
        </w:pPrChange>
      </w:pPr>
      <w:bookmarkStart w:id="705" w:name="_Toc206578986"/>
      <w:r w:rsidRPr="002B1FED">
        <w:rPr>
          <w:rFonts w:ascii="Times New Roman" w:hAnsi="Times New Roman" w:cs="Times New Roman"/>
          <w:b/>
          <w:bCs/>
          <w:color w:val="000000" w:themeColor="text1"/>
          <w:lang w:val="vi-VN"/>
          <w:rPrChange w:id="706" w:author="minh thư" w:date="2025-08-19T18:49:00Z" w16du:dateUtc="2025-08-19T11:49:00Z">
            <w:rPr>
              <w:lang w:val="vi-VN"/>
            </w:rPr>
          </w:rPrChange>
        </w:rPr>
        <w:t>2.Mục tiêu nghiên cứu</w:t>
      </w:r>
      <w:bookmarkEnd w:id="705"/>
      <w:r w:rsidRPr="002B1FED">
        <w:rPr>
          <w:rFonts w:ascii="Times New Roman" w:hAnsi="Times New Roman" w:cs="Times New Roman"/>
          <w:b/>
          <w:bCs/>
          <w:color w:val="000000" w:themeColor="text1"/>
          <w:lang w:val="vi-VN"/>
          <w:rPrChange w:id="707" w:author="minh thư" w:date="2025-08-19T18:49:00Z" w16du:dateUtc="2025-08-19T11:49:00Z">
            <w:rPr>
              <w:lang w:val="vi-VN"/>
            </w:rPr>
          </w:rPrChange>
        </w:rPr>
        <w:t xml:space="preserve"> </w:t>
      </w:r>
    </w:p>
    <w:p w14:paraId="22FE71B9" w14:textId="23F160CD" w:rsidR="00505A1C" w:rsidRPr="00505A1C" w:rsidRDefault="00505A1C" w:rsidP="00505A1C">
      <w:pPr>
        <w:tabs>
          <w:tab w:val="left" w:pos="567"/>
          <w:tab w:val="left" w:pos="4830"/>
        </w:tabs>
        <w:spacing w:line="276" w:lineRule="auto"/>
      </w:pPr>
      <w:r>
        <w:rPr>
          <w:lang w:val="vi-VN"/>
        </w:rPr>
        <w:t xml:space="preserve"> </w:t>
      </w:r>
      <w:r w:rsidRPr="00505A1C">
        <w:t>Đề tài hướng đến những mục tiêu cụ thể như sau:</w:t>
      </w:r>
    </w:p>
    <w:p w14:paraId="165D8693" w14:textId="77777777" w:rsidR="00505A1C" w:rsidRPr="00505A1C" w:rsidRDefault="00505A1C" w:rsidP="00505A1C">
      <w:pPr>
        <w:numPr>
          <w:ilvl w:val="0"/>
          <w:numId w:val="19"/>
        </w:numPr>
        <w:tabs>
          <w:tab w:val="left" w:pos="567"/>
          <w:tab w:val="left" w:pos="4830"/>
        </w:tabs>
        <w:spacing w:line="276" w:lineRule="auto"/>
      </w:pPr>
      <w:r w:rsidRPr="00505A1C">
        <w:t>Mục tiêu tổng quát: Ứng dụng các phương pháp khoa học dữ liệu để phân tích, trực quan hóa và dự đoán sự biến động chất lượng không khí tại Hà Nội và Thành phố Hồ Chí Minh, qua đó đưa ra những nhận xét, đánh giá có giá trị tham khảo cho cộng đồng.</w:t>
      </w:r>
    </w:p>
    <w:p w14:paraId="1D006A01" w14:textId="77777777" w:rsidR="00505A1C" w:rsidRPr="00505A1C" w:rsidRDefault="00505A1C" w:rsidP="00505A1C">
      <w:pPr>
        <w:numPr>
          <w:ilvl w:val="0"/>
          <w:numId w:val="19"/>
        </w:numPr>
        <w:tabs>
          <w:tab w:val="left" w:pos="567"/>
          <w:tab w:val="left" w:pos="4830"/>
        </w:tabs>
        <w:spacing w:line="276" w:lineRule="auto"/>
      </w:pPr>
      <w:r w:rsidRPr="00505A1C">
        <w:t>Mục tiêu cụ thể:</w:t>
      </w:r>
    </w:p>
    <w:p w14:paraId="33EF6F79" w14:textId="70E3BF99" w:rsidR="00505A1C" w:rsidRPr="00505A1C" w:rsidRDefault="00505A1C" w:rsidP="00505A1C">
      <w:pPr>
        <w:numPr>
          <w:ilvl w:val="1"/>
          <w:numId w:val="19"/>
        </w:numPr>
        <w:tabs>
          <w:tab w:val="left" w:pos="567"/>
          <w:tab w:val="left" w:pos="4830"/>
        </w:tabs>
        <w:spacing w:line="276" w:lineRule="auto"/>
      </w:pPr>
      <w:r w:rsidRPr="00505A1C">
        <w:t xml:space="preserve">Thu thập và tổng hợp dữ liệu chất lượng không khí tại Hà Nội và Thành phố Hồ Chí Minh </w:t>
      </w:r>
    </w:p>
    <w:p w14:paraId="039436E6" w14:textId="77777777" w:rsidR="00505A1C" w:rsidRPr="00505A1C" w:rsidRDefault="00505A1C" w:rsidP="00505A1C">
      <w:pPr>
        <w:numPr>
          <w:ilvl w:val="1"/>
          <w:numId w:val="19"/>
        </w:numPr>
        <w:tabs>
          <w:tab w:val="left" w:pos="567"/>
          <w:tab w:val="left" w:pos="4830"/>
        </w:tabs>
        <w:spacing w:line="276" w:lineRule="auto"/>
      </w:pPr>
      <w:r w:rsidRPr="00505A1C">
        <w:t>Thực hiện tiền xử lý dữ liệu: làm sạch, chuẩn hóa, loại bỏ dữ liệu thiếu hoặc sai lệch để đảm bảo độ chính xác trong phân tích.</w:t>
      </w:r>
    </w:p>
    <w:p w14:paraId="680AC309" w14:textId="77777777" w:rsidR="00505A1C" w:rsidRPr="00505A1C" w:rsidRDefault="00505A1C" w:rsidP="00505A1C">
      <w:pPr>
        <w:numPr>
          <w:ilvl w:val="1"/>
          <w:numId w:val="19"/>
        </w:numPr>
        <w:tabs>
          <w:tab w:val="left" w:pos="567"/>
          <w:tab w:val="left" w:pos="4830"/>
        </w:tabs>
        <w:spacing w:line="276" w:lineRule="auto"/>
      </w:pPr>
      <w:r w:rsidRPr="00505A1C">
        <w:t>Sử dụng các công cụ thống kê mô tả và trực quan hóa dữ liệu nhằm phân tích xu hướng biến động nồng độ bụi mịn PM2.5 theo thời gian, mùa vụ và khu vực.</w:t>
      </w:r>
    </w:p>
    <w:p w14:paraId="7FE913EC" w14:textId="77777777" w:rsidR="00505A1C" w:rsidRPr="00505A1C" w:rsidRDefault="00505A1C" w:rsidP="00505A1C">
      <w:pPr>
        <w:numPr>
          <w:ilvl w:val="1"/>
          <w:numId w:val="19"/>
        </w:numPr>
        <w:tabs>
          <w:tab w:val="left" w:pos="567"/>
          <w:tab w:val="left" w:pos="4830"/>
        </w:tabs>
        <w:spacing w:line="276" w:lineRule="auto"/>
      </w:pPr>
      <w:r w:rsidRPr="00505A1C">
        <w:lastRenderedPageBreak/>
        <w:t>Ứng dụng mô hình Prophet để dự đoán ngắn hạn chất lượng không khí tại hai thành phố, từ đó kiểm chứng mức độ phù hợp của mô hình đối với dữ liệu môi trường.</w:t>
      </w:r>
    </w:p>
    <w:p w14:paraId="2BAE34E7" w14:textId="77777777" w:rsidR="00505A1C" w:rsidRPr="00505A1C" w:rsidRDefault="00505A1C" w:rsidP="00505A1C">
      <w:pPr>
        <w:numPr>
          <w:ilvl w:val="1"/>
          <w:numId w:val="19"/>
        </w:numPr>
        <w:tabs>
          <w:tab w:val="left" w:pos="567"/>
          <w:tab w:val="left" w:pos="4830"/>
        </w:tabs>
        <w:spacing w:line="276" w:lineRule="auto"/>
      </w:pPr>
      <w:r w:rsidRPr="00505A1C">
        <w:t>Đưa ra những so sánh, đánh giá và nhận xét về sự khác biệt trong mức độ ô nhiễm không khí giữa Hà Nội và Thành phố Hồ Chí Minh.</w:t>
      </w:r>
    </w:p>
    <w:p w14:paraId="34C0A51E" w14:textId="70831C5B" w:rsidR="006E3AE5" w:rsidRPr="002B1FED" w:rsidRDefault="006E3AE5">
      <w:pPr>
        <w:pStyle w:val="Heading2"/>
        <w:rPr>
          <w:b/>
          <w:bCs/>
          <w:color w:val="000000" w:themeColor="text1"/>
          <w:lang w:val="vi-VN"/>
          <w:rPrChange w:id="708" w:author="minh thư" w:date="2025-08-19T18:50:00Z" w16du:dateUtc="2025-08-19T11:50:00Z">
            <w:rPr>
              <w:lang w:val="vi-VN"/>
            </w:rPr>
          </w:rPrChange>
        </w:rPr>
        <w:pPrChange w:id="709" w:author="minh thư" w:date="2025-08-19T18:20:00Z" w16du:dateUtc="2025-08-19T11:20:00Z">
          <w:pPr>
            <w:tabs>
              <w:tab w:val="left" w:pos="567"/>
              <w:tab w:val="left" w:pos="4830"/>
            </w:tabs>
            <w:spacing w:line="276" w:lineRule="auto"/>
          </w:pPr>
        </w:pPrChange>
      </w:pPr>
      <w:bookmarkStart w:id="710" w:name="_Toc206578987"/>
      <w:r w:rsidRPr="002B1FED">
        <w:rPr>
          <w:rFonts w:ascii="Times New Roman" w:hAnsi="Times New Roman" w:cs="Times New Roman"/>
          <w:b/>
          <w:bCs/>
          <w:color w:val="000000" w:themeColor="text1"/>
          <w:lang w:val="vi-VN"/>
          <w:rPrChange w:id="711" w:author="minh thư" w:date="2025-08-19T18:50:00Z" w16du:dateUtc="2025-08-19T11:50:00Z">
            <w:rPr>
              <w:lang w:val="vi-VN"/>
            </w:rPr>
          </w:rPrChange>
        </w:rPr>
        <w:t>3</w:t>
      </w:r>
      <w:r w:rsidR="00505A1C" w:rsidRPr="002B1FED">
        <w:rPr>
          <w:rFonts w:ascii="Times New Roman" w:hAnsi="Times New Roman" w:cs="Times New Roman"/>
          <w:b/>
          <w:bCs/>
          <w:color w:val="000000" w:themeColor="text1"/>
          <w:lang w:val="vi-VN"/>
          <w:rPrChange w:id="712" w:author="minh thư" w:date="2025-08-19T18:50:00Z" w16du:dateUtc="2025-08-19T11:50:00Z">
            <w:rPr>
              <w:lang w:val="vi-VN"/>
            </w:rPr>
          </w:rPrChange>
        </w:rPr>
        <w:t xml:space="preserve"> Đối tượng và phạm vi nghiên cứu</w:t>
      </w:r>
      <w:bookmarkEnd w:id="710"/>
      <w:r w:rsidR="00505A1C" w:rsidRPr="002B1FED">
        <w:rPr>
          <w:rFonts w:ascii="Times New Roman" w:hAnsi="Times New Roman" w:cs="Times New Roman"/>
          <w:b/>
          <w:bCs/>
          <w:color w:val="000000" w:themeColor="text1"/>
          <w:lang w:val="vi-VN"/>
          <w:rPrChange w:id="713" w:author="minh thư" w:date="2025-08-19T18:50:00Z" w16du:dateUtc="2025-08-19T11:50:00Z">
            <w:rPr>
              <w:lang w:val="vi-VN"/>
            </w:rPr>
          </w:rPrChange>
        </w:rPr>
        <w:t xml:space="preserve"> </w:t>
      </w:r>
    </w:p>
    <w:p w14:paraId="22FFD3CA" w14:textId="77777777" w:rsidR="00505A1C" w:rsidRPr="00505A1C" w:rsidRDefault="00505A1C" w:rsidP="00505A1C">
      <w:pPr>
        <w:numPr>
          <w:ilvl w:val="0"/>
          <w:numId w:val="20"/>
        </w:numPr>
        <w:tabs>
          <w:tab w:val="left" w:pos="567"/>
          <w:tab w:val="left" w:pos="4830"/>
        </w:tabs>
        <w:spacing w:line="276" w:lineRule="auto"/>
      </w:pPr>
      <w:r w:rsidRPr="00505A1C">
        <w:t>Đối tượng nghiên cứu:</w:t>
      </w:r>
      <w:r w:rsidRPr="00505A1C">
        <w:br/>
        <w:t>Đối tượng nghiên cứu chính của đề tài là chất lượng không khí tại Hà Nội và Thành phố Hồ Chí Minh, được thể hiện qua chỉ số bụi mịn PM2.5 – một trong những thông số quan trọng phản ánh mức độ ô nhiễm không khí.</w:t>
      </w:r>
    </w:p>
    <w:p w14:paraId="4B6CACF8" w14:textId="77777777" w:rsidR="00505A1C" w:rsidRPr="00505A1C" w:rsidRDefault="00505A1C" w:rsidP="00505A1C">
      <w:pPr>
        <w:numPr>
          <w:ilvl w:val="0"/>
          <w:numId w:val="20"/>
        </w:numPr>
        <w:tabs>
          <w:tab w:val="left" w:pos="567"/>
          <w:tab w:val="left" w:pos="4830"/>
        </w:tabs>
        <w:spacing w:line="276" w:lineRule="auto"/>
      </w:pPr>
      <w:r w:rsidRPr="00505A1C">
        <w:t>Phạm vi nghiên cứu:</w:t>
      </w:r>
    </w:p>
    <w:p w14:paraId="233495F7" w14:textId="77777777" w:rsidR="00505A1C" w:rsidRPr="00505A1C" w:rsidRDefault="00505A1C" w:rsidP="00505A1C">
      <w:pPr>
        <w:numPr>
          <w:ilvl w:val="1"/>
          <w:numId w:val="20"/>
        </w:numPr>
        <w:tabs>
          <w:tab w:val="left" w:pos="567"/>
          <w:tab w:val="left" w:pos="4830"/>
        </w:tabs>
        <w:spacing w:line="276" w:lineRule="auto"/>
      </w:pPr>
      <w:r w:rsidRPr="00505A1C">
        <w:t>Không gian: Giới hạn tại hai đô thị lớn nhất Việt Nam là Hà Nội và Thành phố Hồ Chí Minh.</w:t>
      </w:r>
    </w:p>
    <w:p w14:paraId="3369DF7A" w14:textId="77777777" w:rsidR="00505A1C" w:rsidRPr="00505A1C" w:rsidRDefault="00505A1C" w:rsidP="00505A1C">
      <w:pPr>
        <w:numPr>
          <w:ilvl w:val="1"/>
          <w:numId w:val="20"/>
        </w:numPr>
        <w:tabs>
          <w:tab w:val="left" w:pos="567"/>
          <w:tab w:val="left" w:pos="4830"/>
        </w:tabs>
        <w:spacing w:line="276" w:lineRule="auto"/>
      </w:pPr>
      <w:r w:rsidRPr="00505A1C">
        <w:t>Thời gian: Tập trung trong giai đoạn từ đầu năm 2020 đến hết năm 2021. Đây là khoảng thời gian có nhiều biến động về môi trường do ảnh hưởng của dịch Covid-19, các chính sách giãn cách xã hội và sự thay đổi trong hoạt động giao thông, sản xuất.</w:t>
      </w:r>
    </w:p>
    <w:p w14:paraId="7FAF0E61" w14:textId="77777777" w:rsidR="00505A1C" w:rsidRPr="00505A1C" w:rsidRDefault="00505A1C" w:rsidP="00505A1C">
      <w:pPr>
        <w:numPr>
          <w:ilvl w:val="1"/>
          <w:numId w:val="20"/>
        </w:numPr>
        <w:tabs>
          <w:tab w:val="left" w:pos="567"/>
          <w:tab w:val="left" w:pos="4830"/>
        </w:tabs>
        <w:spacing w:line="276" w:lineRule="auto"/>
      </w:pPr>
      <w:r w:rsidRPr="00505A1C">
        <w:t>Nội dung: Chỉ tập trung vào phân tích xu hướng và dự đoán nồng độ bụi mịn PM2.5, không bao gồm các yếu tố ô nhiễm khác như NO2, SO2 hay CO.</w:t>
      </w:r>
    </w:p>
    <w:p w14:paraId="40EACF9F" w14:textId="40A70E1D" w:rsidR="006E3AE5" w:rsidRPr="002B1FED" w:rsidRDefault="006E3AE5">
      <w:pPr>
        <w:pStyle w:val="Heading2"/>
        <w:rPr>
          <w:b/>
          <w:bCs/>
          <w:color w:val="000000" w:themeColor="text1"/>
          <w:lang w:val="vi-VN"/>
          <w:rPrChange w:id="714" w:author="minh thư" w:date="2025-08-19T18:50:00Z" w16du:dateUtc="2025-08-19T11:50:00Z">
            <w:rPr>
              <w:lang w:val="vi-VN"/>
            </w:rPr>
          </w:rPrChange>
        </w:rPr>
        <w:pPrChange w:id="715" w:author="minh thư" w:date="2025-08-19T18:20:00Z" w16du:dateUtc="2025-08-19T11:20:00Z">
          <w:pPr>
            <w:tabs>
              <w:tab w:val="left" w:pos="567"/>
              <w:tab w:val="left" w:pos="4830"/>
            </w:tabs>
            <w:spacing w:line="276" w:lineRule="auto"/>
            <w:ind w:left="360"/>
          </w:pPr>
        </w:pPrChange>
      </w:pPr>
      <w:bookmarkStart w:id="716" w:name="_Toc206578988"/>
      <w:r w:rsidRPr="002B1FED">
        <w:rPr>
          <w:rFonts w:ascii="Times New Roman" w:hAnsi="Times New Roman" w:cs="Times New Roman"/>
          <w:b/>
          <w:bCs/>
          <w:color w:val="000000" w:themeColor="text1"/>
          <w:lang w:val="vi-VN"/>
          <w:rPrChange w:id="717" w:author="minh thư" w:date="2025-08-19T18:50:00Z" w16du:dateUtc="2025-08-19T11:50:00Z">
            <w:rPr>
              <w:lang w:val="vi-VN"/>
            </w:rPr>
          </w:rPrChange>
        </w:rPr>
        <w:t xml:space="preserve">4 </w:t>
      </w:r>
      <w:r w:rsidR="00505A1C" w:rsidRPr="002B1FED">
        <w:rPr>
          <w:rFonts w:ascii="Times New Roman" w:hAnsi="Times New Roman" w:cs="Times New Roman"/>
          <w:b/>
          <w:bCs/>
          <w:color w:val="000000" w:themeColor="text1"/>
          <w:lang w:val="vi-VN"/>
          <w:rPrChange w:id="718" w:author="minh thư" w:date="2025-08-19T18:50:00Z" w16du:dateUtc="2025-08-19T11:50:00Z">
            <w:rPr>
              <w:lang w:val="vi-VN"/>
            </w:rPr>
          </w:rPrChange>
        </w:rPr>
        <w:t>Phương pháp nghiên cứu</w:t>
      </w:r>
      <w:bookmarkEnd w:id="716"/>
    </w:p>
    <w:p w14:paraId="09AC37D4" w14:textId="77B67823" w:rsidR="00505A1C" w:rsidRPr="00505A1C" w:rsidRDefault="006E3AE5" w:rsidP="00505A1C">
      <w:pPr>
        <w:tabs>
          <w:tab w:val="left" w:pos="567"/>
          <w:tab w:val="left" w:pos="4830"/>
        </w:tabs>
        <w:spacing w:line="276" w:lineRule="auto"/>
        <w:ind w:left="360"/>
      </w:pPr>
      <w:r>
        <w:rPr>
          <w:lang w:val="vi-VN"/>
        </w:rPr>
        <w:tab/>
      </w:r>
      <w:r w:rsidR="00505A1C" w:rsidRPr="00505A1C">
        <w:t xml:space="preserve">Để thực hiện đề tài, </w:t>
      </w:r>
      <w:r w:rsidR="00505A1C">
        <w:t>em</w:t>
      </w:r>
      <w:r w:rsidR="00505A1C" w:rsidRPr="00505A1C">
        <w:t xml:space="preserve"> tiến hành áp dụng các phương pháp nghiên cứu sau:</w:t>
      </w:r>
    </w:p>
    <w:p w14:paraId="2EE67E5B" w14:textId="77777777" w:rsidR="00505A1C" w:rsidRPr="00505A1C" w:rsidRDefault="00505A1C" w:rsidP="00505A1C">
      <w:pPr>
        <w:numPr>
          <w:ilvl w:val="0"/>
          <w:numId w:val="21"/>
        </w:numPr>
        <w:tabs>
          <w:tab w:val="left" w:pos="567"/>
          <w:tab w:val="left" w:pos="4830"/>
        </w:tabs>
        <w:spacing w:line="276" w:lineRule="auto"/>
      </w:pPr>
      <w:r w:rsidRPr="00505A1C">
        <w:t>Thu thập dữ liệu:</w:t>
      </w:r>
      <w:r w:rsidRPr="00505A1C">
        <w:br/>
        <w:t>Dữ liệu được lấy từ các nguồn công khai đáng tin cậy về chất lượng không khí tại Việt Nam. Các tập dữ liệu được lựa chọn dựa trên tiêu chí có độ bao phủ rộng về thời gian và khu vực, đồng thời đảm bảo mức độ tin cậy.</w:t>
      </w:r>
    </w:p>
    <w:p w14:paraId="5B8A47B1" w14:textId="77777777" w:rsidR="00505A1C" w:rsidRPr="00505A1C" w:rsidRDefault="00505A1C" w:rsidP="00505A1C">
      <w:pPr>
        <w:numPr>
          <w:ilvl w:val="0"/>
          <w:numId w:val="21"/>
        </w:numPr>
        <w:tabs>
          <w:tab w:val="left" w:pos="567"/>
          <w:tab w:val="left" w:pos="4830"/>
        </w:tabs>
        <w:spacing w:line="276" w:lineRule="auto"/>
      </w:pPr>
      <w:r w:rsidRPr="00505A1C">
        <w:t>Tiền xử lý dữ liệu:</w:t>
      </w:r>
    </w:p>
    <w:p w14:paraId="62ED3AF3" w14:textId="77777777" w:rsidR="00505A1C" w:rsidRPr="00505A1C" w:rsidRDefault="00505A1C" w:rsidP="00505A1C">
      <w:pPr>
        <w:numPr>
          <w:ilvl w:val="1"/>
          <w:numId w:val="21"/>
        </w:numPr>
        <w:tabs>
          <w:tab w:val="left" w:pos="567"/>
          <w:tab w:val="left" w:pos="4830"/>
        </w:tabs>
        <w:spacing w:line="276" w:lineRule="auto"/>
      </w:pPr>
      <w:r w:rsidRPr="00505A1C">
        <w:t>Chuẩn hóa định dạng ngày tháng, giờ giấc để thuận tiện cho việc phân tích chuỗi thời gian.</w:t>
      </w:r>
    </w:p>
    <w:p w14:paraId="41FB5A76" w14:textId="77777777" w:rsidR="00505A1C" w:rsidRPr="00505A1C" w:rsidRDefault="00505A1C" w:rsidP="00505A1C">
      <w:pPr>
        <w:numPr>
          <w:ilvl w:val="1"/>
          <w:numId w:val="21"/>
        </w:numPr>
        <w:tabs>
          <w:tab w:val="left" w:pos="567"/>
          <w:tab w:val="left" w:pos="4830"/>
        </w:tabs>
        <w:spacing w:line="276" w:lineRule="auto"/>
      </w:pPr>
      <w:r w:rsidRPr="00505A1C">
        <w:t>Loại bỏ những giá trị bị thiếu (NaN), trùng lặp hoặc bất thường.</w:t>
      </w:r>
    </w:p>
    <w:p w14:paraId="62CA4711" w14:textId="77777777" w:rsidR="00505A1C" w:rsidRPr="00505A1C" w:rsidRDefault="00505A1C" w:rsidP="00505A1C">
      <w:pPr>
        <w:numPr>
          <w:ilvl w:val="1"/>
          <w:numId w:val="21"/>
        </w:numPr>
        <w:tabs>
          <w:tab w:val="left" w:pos="567"/>
          <w:tab w:val="left" w:pos="4830"/>
        </w:tabs>
        <w:spacing w:line="276" w:lineRule="auto"/>
      </w:pPr>
      <w:r w:rsidRPr="00505A1C">
        <w:t>Lọc dữ liệu theo khu vực nghiên cứu (Hà Nội và Thành phố Hồ Chí Minh).</w:t>
      </w:r>
    </w:p>
    <w:p w14:paraId="05154E17" w14:textId="77777777" w:rsidR="00505A1C" w:rsidRPr="00505A1C" w:rsidRDefault="00505A1C" w:rsidP="00505A1C">
      <w:pPr>
        <w:numPr>
          <w:ilvl w:val="0"/>
          <w:numId w:val="21"/>
        </w:numPr>
        <w:tabs>
          <w:tab w:val="left" w:pos="567"/>
          <w:tab w:val="left" w:pos="4830"/>
        </w:tabs>
        <w:spacing w:line="276" w:lineRule="auto"/>
      </w:pPr>
      <w:r w:rsidRPr="00505A1C">
        <w:t>Phân tích và trực quan hóa:</w:t>
      </w:r>
    </w:p>
    <w:p w14:paraId="1D6185F3" w14:textId="77777777" w:rsidR="00505A1C" w:rsidRPr="00505A1C" w:rsidRDefault="00505A1C" w:rsidP="00505A1C">
      <w:pPr>
        <w:numPr>
          <w:ilvl w:val="1"/>
          <w:numId w:val="21"/>
        </w:numPr>
        <w:tabs>
          <w:tab w:val="left" w:pos="567"/>
          <w:tab w:val="left" w:pos="4830"/>
        </w:tabs>
        <w:spacing w:line="276" w:lineRule="auto"/>
      </w:pPr>
      <w:r w:rsidRPr="00505A1C">
        <w:t>Sử dụng các công cụ lập trình Python (pandas, matplotlib, seaborn, plotly) để thống kê mô tả và vẽ biểu đồ.</w:t>
      </w:r>
    </w:p>
    <w:p w14:paraId="415C7A98" w14:textId="77777777" w:rsidR="00505A1C" w:rsidRPr="00505A1C" w:rsidRDefault="00505A1C" w:rsidP="00505A1C">
      <w:pPr>
        <w:numPr>
          <w:ilvl w:val="1"/>
          <w:numId w:val="21"/>
        </w:numPr>
        <w:tabs>
          <w:tab w:val="left" w:pos="567"/>
          <w:tab w:val="left" w:pos="4830"/>
        </w:tabs>
        <w:spacing w:line="276" w:lineRule="auto"/>
      </w:pPr>
      <w:r w:rsidRPr="00505A1C">
        <w:t>Quan sát xu hướng biến động nồng độ PM2.5 theo ngày, tháng, mùa và năm.</w:t>
      </w:r>
    </w:p>
    <w:p w14:paraId="13D7DF5B" w14:textId="77777777" w:rsidR="00505A1C" w:rsidRPr="002B1FED" w:rsidRDefault="00505A1C" w:rsidP="00505A1C">
      <w:pPr>
        <w:numPr>
          <w:ilvl w:val="1"/>
          <w:numId w:val="21"/>
        </w:numPr>
        <w:tabs>
          <w:tab w:val="left" w:pos="567"/>
          <w:tab w:val="left" w:pos="4830"/>
        </w:tabs>
        <w:spacing w:line="276" w:lineRule="auto"/>
        <w:rPr>
          <w:ins w:id="719" w:author="minh thư" w:date="2025-08-19T18:50:00Z" w16du:dateUtc="2025-08-19T11:50:00Z"/>
          <w:rPrChange w:id="720" w:author="minh thư" w:date="2025-08-19T18:50:00Z" w16du:dateUtc="2025-08-19T11:50:00Z">
            <w:rPr>
              <w:ins w:id="721" w:author="minh thư" w:date="2025-08-19T18:50:00Z" w16du:dateUtc="2025-08-19T11:50:00Z"/>
              <w:lang w:val="vi-VN"/>
            </w:rPr>
          </w:rPrChange>
        </w:rPr>
      </w:pPr>
      <w:r w:rsidRPr="00505A1C">
        <w:t>So sánh mức độ ô nhiễm giữa hai thành phố để tìm ra những điểm tương đồng và khác biệt.</w:t>
      </w:r>
    </w:p>
    <w:p w14:paraId="4790B1D2" w14:textId="77777777" w:rsidR="002B1FED" w:rsidRPr="00505A1C" w:rsidRDefault="002B1FED">
      <w:pPr>
        <w:tabs>
          <w:tab w:val="left" w:pos="567"/>
          <w:tab w:val="left" w:pos="4830"/>
        </w:tabs>
        <w:spacing w:line="276" w:lineRule="auto"/>
        <w:ind w:left="1440"/>
        <w:pPrChange w:id="722" w:author="minh thư" w:date="2025-08-19T18:50:00Z" w16du:dateUtc="2025-08-19T11:50:00Z">
          <w:pPr>
            <w:numPr>
              <w:ilvl w:val="1"/>
              <w:numId w:val="21"/>
            </w:numPr>
            <w:tabs>
              <w:tab w:val="left" w:pos="567"/>
              <w:tab w:val="num" w:pos="1440"/>
              <w:tab w:val="left" w:pos="4830"/>
            </w:tabs>
            <w:spacing w:line="276" w:lineRule="auto"/>
            <w:ind w:left="1440" w:hanging="360"/>
          </w:pPr>
        </w:pPrChange>
      </w:pPr>
    </w:p>
    <w:p w14:paraId="5BA05A22" w14:textId="77777777" w:rsidR="00505A1C" w:rsidRPr="00505A1C" w:rsidRDefault="00505A1C" w:rsidP="00505A1C">
      <w:pPr>
        <w:numPr>
          <w:ilvl w:val="0"/>
          <w:numId w:val="21"/>
        </w:numPr>
        <w:tabs>
          <w:tab w:val="left" w:pos="567"/>
          <w:tab w:val="left" w:pos="4830"/>
        </w:tabs>
        <w:spacing w:line="276" w:lineRule="auto"/>
      </w:pPr>
      <w:r w:rsidRPr="00505A1C">
        <w:lastRenderedPageBreak/>
        <w:t>Mô hình dự đoán:</w:t>
      </w:r>
    </w:p>
    <w:p w14:paraId="31AEAD68" w14:textId="77777777" w:rsidR="00505A1C" w:rsidRPr="00505A1C" w:rsidRDefault="00505A1C" w:rsidP="00505A1C">
      <w:pPr>
        <w:numPr>
          <w:ilvl w:val="1"/>
          <w:numId w:val="21"/>
        </w:numPr>
        <w:tabs>
          <w:tab w:val="left" w:pos="567"/>
          <w:tab w:val="left" w:pos="4830"/>
        </w:tabs>
        <w:spacing w:line="276" w:lineRule="auto"/>
      </w:pPr>
      <w:r w:rsidRPr="00505A1C">
        <w:t>Sử dụng mô hình Prophet của Facebook – một công cụ mạnh mẽ cho dự báo chuỗi thời gian.</w:t>
      </w:r>
    </w:p>
    <w:p w14:paraId="153F4D92" w14:textId="77777777" w:rsidR="00505A1C" w:rsidRPr="00505A1C" w:rsidRDefault="00505A1C" w:rsidP="00505A1C">
      <w:pPr>
        <w:numPr>
          <w:ilvl w:val="1"/>
          <w:numId w:val="21"/>
        </w:numPr>
        <w:tabs>
          <w:tab w:val="left" w:pos="567"/>
          <w:tab w:val="left" w:pos="4830"/>
        </w:tabs>
        <w:spacing w:line="276" w:lineRule="auto"/>
      </w:pPr>
      <w:r w:rsidRPr="00505A1C">
        <w:t>Xây dựng mô hình dự báo dựa trên dữ liệu lịch sử PM2.5.</w:t>
      </w:r>
    </w:p>
    <w:p w14:paraId="388F84E6" w14:textId="77777777" w:rsidR="00505A1C" w:rsidRPr="00505A1C" w:rsidRDefault="00505A1C" w:rsidP="00505A1C">
      <w:pPr>
        <w:numPr>
          <w:ilvl w:val="1"/>
          <w:numId w:val="21"/>
        </w:numPr>
        <w:tabs>
          <w:tab w:val="left" w:pos="567"/>
          <w:tab w:val="left" w:pos="4830"/>
        </w:tabs>
        <w:spacing w:line="276" w:lineRule="auto"/>
      </w:pPr>
      <w:r w:rsidRPr="00505A1C">
        <w:t>Đánh giá độ chính xác của mô hình bằng cách so sánh dự báo với dữ liệu thực tế.</w:t>
      </w:r>
    </w:p>
    <w:p w14:paraId="56C85A24" w14:textId="5B372DEC" w:rsidR="00602355" w:rsidRPr="002B1FED" w:rsidRDefault="00505A1C">
      <w:pPr>
        <w:pStyle w:val="Heading2"/>
        <w:rPr>
          <w:b/>
          <w:bCs/>
          <w:color w:val="000000" w:themeColor="text1"/>
          <w:lang w:val="vi-VN"/>
          <w:rPrChange w:id="723" w:author="minh thư" w:date="2025-08-19T18:51:00Z" w16du:dateUtc="2025-08-19T11:51:00Z">
            <w:rPr>
              <w:lang w:val="vi-VN"/>
            </w:rPr>
          </w:rPrChange>
        </w:rPr>
        <w:pPrChange w:id="724" w:author="minh thư" w:date="2025-08-19T18:21:00Z" w16du:dateUtc="2025-08-19T11:21:00Z">
          <w:pPr>
            <w:tabs>
              <w:tab w:val="left" w:pos="567"/>
              <w:tab w:val="left" w:pos="4830"/>
            </w:tabs>
            <w:spacing w:line="276" w:lineRule="auto"/>
          </w:pPr>
        </w:pPrChange>
      </w:pPr>
      <w:bookmarkStart w:id="725" w:name="_Toc206578989"/>
      <w:r w:rsidRPr="002B1FED">
        <w:rPr>
          <w:rFonts w:ascii="Times New Roman" w:hAnsi="Times New Roman" w:cs="Times New Roman"/>
          <w:b/>
          <w:bCs/>
          <w:color w:val="000000" w:themeColor="text1"/>
          <w:lang w:val="vi-VN"/>
          <w:rPrChange w:id="726" w:author="minh thư" w:date="2025-08-19T18:51:00Z" w16du:dateUtc="2025-08-19T11:51:00Z">
            <w:rPr>
              <w:lang w:val="vi-VN"/>
            </w:rPr>
          </w:rPrChange>
        </w:rPr>
        <w:t>5.Ý nghĩa thực tiễn của đề tài</w:t>
      </w:r>
      <w:bookmarkEnd w:id="725"/>
      <w:r w:rsidRPr="002B1FED">
        <w:rPr>
          <w:rFonts w:ascii="Times New Roman" w:hAnsi="Times New Roman" w:cs="Times New Roman"/>
          <w:b/>
          <w:bCs/>
          <w:color w:val="000000" w:themeColor="text1"/>
          <w:lang w:val="vi-VN"/>
          <w:rPrChange w:id="727" w:author="minh thư" w:date="2025-08-19T18:51:00Z" w16du:dateUtc="2025-08-19T11:51:00Z">
            <w:rPr>
              <w:lang w:val="vi-VN"/>
            </w:rPr>
          </w:rPrChange>
        </w:rPr>
        <w:t xml:space="preserve"> </w:t>
      </w:r>
    </w:p>
    <w:p w14:paraId="1B90B8B9" w14:textId="77777777" w:rsidR="00887BCD" w:rsidRPr="00887BCD" w:rsidRDefault="0000646C" w:rsidP="00887BCD">
      <w:pPr>
        <w:tabs>
          <w:tab w:val="left" w:pos="567"/>
          <w:tab w:val="left" w:pos="4830"/>
        </w:tabs>
        <w:spacing w:line="276" w:lineRule="auto"/>
        <w:ind w:left="360"/>
      </w:pPr>
      <w:r>
        <w:rPr>
          <w:lang w:val="vi-VN"/>
        </w:rPr>
        <w:tab/>
      </w:r>
      <w:r w:rsidR="00887BCD" w:rsidRPr="00887BCD">
        <w:t>Đề tài mang lại nhiều ý nghĩa trên cả phương diện học thuật và thực tiễn:</w:t>
      </w:r>
    </w:p>
    <w:p w14:paraId="1A0B4E0D" w14:textId="77777777" w:rsidR="00887BCD" w:rsidRPr="002B1FED" w:rsidRDefault="00887BCD" w:rsidP="00887BCD">
      <w:pPr>
        <w:numPr>
          <w:ilvl w:val="0"/>
          <w:numId w:val="22"/>
        </w:numPr>
        <w:tabs>
          <w:tab w:val="left" w:pos="567"/>
          <w:tab w:val="left" w:pos="4830"/>
        </w:tabs>
        <w:spacing w:line="276" w:lineRule="auto"/>
      </w:pPr>
      <w:r w:rsidRPr="002B1FED">
        <w:rPr>
          <w:rPrChange w:id="728" w:author="minh thư" w:date="2025-08-19T18:51:00Z" w16du:dateUtc="2025-08-19T11:51:00Z">
            <w:rPr>
              <w:b/>
              <w:bCs/>
            </w:rPr>
          </w:rPrChange>
        </w:rPr>
        <w:t>Về mặt học thuật:</w:t>
      </w:r>
    </w:p>
    <w:p w14:paraId="3EBE0F15" w14:textId="77777777" w:rsidR="00887BCD" w:rsidRPr="002B1FED" w:rsidRDefault="00887BCD" w:rsidP="00887BCD">
      <w:pPr>
        <w:numPr>
          <w:ilvl w:val="1"/>
          <w:numId w:val="22"/>
        </w:numPr>
        <w:tabs>
          <w:tab w:val="left" w:pos="567"/>
          <w:tab w:val="left" w:pos="4830"/>
        </w:tabs>
        <w:spacing w:line="276" w:lineRule="auto"/>
      </w:pPr>
      <w:r w:rsidRPr="002B1FED">
        <w:t>Giúp sinh viên ngành Công nghệ thông tin, chuyên ngành Khoa học dữ liệu, củng cố kiến thức đã học về tiền xử lý dữ liệu, phân tích thống kê và mô hình dự báo.</w:t>
      </w:r>
    </w:p>
    <w:p w14:paraId="1C55619D" w14:textId="77777777" w:rsidR="00887BCD" w:rsidRPr="002B1FED" w:rsidRDefault="00887BCD" w:rsidP="00887BCD">
      <w:pPr>
        <w:numPr>
          <w:ilvl w:val="1"/>
          <w:numId w:val="22"/>
        </w:numPr>
        <w:tabs>
          <w:tab w:val="left" w:pos="567"/>
          <w:tab w:val="left" w:pos="4830"/>
        </w:tabs>
        <w:spacing w:line="276" w:lineRule="auto"/>
      </w:pPr>
      <w:r w:rsidRPr="002B1FED">
        <w:t>Rèn luyện kỹ năng lập trình, trực quan hóa dữ liệu, viết báo cáo và trình bày kết quả nghiên cứu.</w:t>
      </w:r>
    </w:p>
    <w:p w14:paraId="128E745E" w14:textId="77777777" w:rsidR="00887BCD" w:rsidRPr="002B1FED" w:rsidRDefault="00887BCD" w:rsidP="00887BCD">
      <w:pPr>
        <w:numPr>
          <w:ilvl w:val="0"/>
          <w:numId w:val="22"/>
        </w:numPr>
        <w:tabs>
          <w:tab w:val="left" w:pos="567"/>
          <w:tab w:val="left" w:pos="4830"/>
        </w:tabs>
        <w:spacing w:line="276" w:lineRule="auto"/>
      </w:pPr>
      <w:r w:rsidRPr="002B1FED">
        <w:rPr>
          <w:rPrChange w:id="729" w:author="minh thư" w:date="2025-08-19T18:51:00Z" w16du:dateUtc="2025-08-19T11:51:00Z">
            <w:rPr>
              <w:b/>
              <w:bCs/>
            </w:rPr>
          </w:rPrChange>
        </w:rPr>
        <w:t>Về mặt thực tiễn:</w:t>
      </w:r>
    </w:p>
    <w:p w14:paraId="7E12F3B1" w14:textId="77777777" w:rsidR="00887BCD" w:rsidRPr="00887BCD" w:rsidRDefault="00887BCD" w:rsidP="00887BCD">
      <w:pPr>
        <w:numPr>
          <w:ilvl w:val="1"/>
          <w:numId w:val="22"/>
        </w:numPr>
        <w:tabs>
          <w:tab w:val="left" w:pos="567"/>
          <w:tab w:val="left" w:pos="4830"/>
        </w:tabs>
        <w:spacing w:line="276" w:lineRule="auto"/>
      </w:pPr>
      <w:r w:rsidRPr="00887BCD">
        <w:t>Cung cấp một bức tranh tổng quan về tình trạng chất lượng không khí tại Hà Nội và Thành phố Hồ Chí Minh trong giai đoạn nghiên cứu.</w:t>
      </w:r>
    </w:p>
    <w:p w14:paraId="381BBA52" w14:textId="77777777" w:rsidR="00887BCD" w:rsidRPr="00887BCD" w:rsidRDefault="00887BCD" w:rsidP="00887BCD">
      <w:pPr>
        <w:numPr>
          <w:ilvl w:val="1"/>
          <w:numId w:val="22"/>
        </w:numPr>
        <w:tabs>
          <w:tab w:val="left" w:pos="567"/>
          <w:tab w:val="left" w:pos="4830"/>
        </w:tabs>
        <w:spacing w:line="276" w:lineRule="auto"/>
      </w:pPr>
      <w:r w:rsidRPr="00887BCD">
        <w:t>Hỗ trợ người dân nắm bắt được xu hướng biến động không khí để có biện pháp phòng ngừa phù hợp, như hạn chế ra ngoài vào giờ cao điểm ô nhiễm hoặc trang bị các thiết bị bảo hộ.</w:t>
      </w:r>
    </w:p>
    <w:p w14:paraId="1AC7C0B8" w14:textId="77777777" w:rsidR="00887BCD" w:rsidRPr="00887BCD" w:rsidRDefault="00887BCD" w:rsidP="00887BCD">
      <w:pPr>
        <w:numPr>
          <w:ilvl w:val="1"/>
          <w:numId w:val="22"/>
        </w:numPr>
        <w:tabs>
          <w:tab w:val="left" w:pos="567"/>
          <w:tab w:val="left" w:pos="4830"/>
        </w:tabs>
        <w:spacing w:line="276" w:lineRule="auto"/>
      </w:pPr>
      <w:r w:rsidRPr="00887BCD">
        <w:t>Đưa ra cơ sở dữ liệu và kết quả phân tích có thể được tham khảo trong quá trình xây dựng chính sách quản lý môi trường của các cơ quan chức năng.</w:t>
      </w:r>
    </w:p>
    <w:p w14:paraId="7C392004" w14:textId="77777777" w:rsidR="00887BCD" w:rsidRPr="00327F36" w:rsidRDefault="00887BCD" w:rsidP="00887BCD">
      <w:pPr>
        <w:numPr>
          <w:ilvl w:val="1"/>
          <w:numId w:val="22"/>
        </w:numPr>
        <w:tabs>
          <w:tab w:val="left" w:pos="567"/>
          <w:tab w:val="left" w:pos="4830"/>
        </w:tabs>
        <w:spacing w:line="276" w:lineRule="auto"/>
      </w:pPr>
      <w:r w:rsidRPr="00887BCD">
        <w:t>Nâng cao nhận thức cộng đồng về tầm quan trọng của việc bảo vệ môi trường và cải thiện chất lượng không khí.</w:t>
      </w:r>
    </w:p>
    <w:p w14:paraId="3A549192" w14:textId="77777777" w:rsidR="00327F36" w:rsidRDefault="00327F36" w:rsidP="00327F36">
      <w:pPr>
        <w:tabs>
          <w:tab w:val="left" w:pos="567"/>
          <w:tab w:val="left" w:pos="4830"/>
        </w:tabs>
        <w:spacing w:line="276" w:lineRule="auto"/>
        <w:rPr>
          <w:lang w:val="vi-VN"/>
        </w:rPr>
      </w:pPr>
    </w:p>
    <w:p w14:paraId="075F857C" w14:textId="77777777" w:rsidR="00327F36" w:rsidRDefault="00327F36" w:rsidP="00327F36">
      <w:pPr>
        <w:tabs>
          <w:tab w:val="left" w:pos="567"/>
          <w:tab w:val="left" w:pos="4830"/>
        </w:tabs>
        <w:spacing w:line="276" w:lineRule="auto"/>
        <w:rPr>
          <w:lang w:val="vi-VN"/>
        </w:rPr>
      </w:pPr>
    </w:p>
    <w:p w14:paraId="2555B03B" w14:textId="77777777" w:rsidR="00327F36" w:rsidRDefault="00327F36" w:rsidP="00327F36">
      <w:pPr>
        <w:tabs>
          <w:tab w:val="left" w:pos="567"/>
          <w:tab w:val="left" w:pos="4830"/>
        </w:tabs>
        <w:spacing w:line="276" w:lineRule="auto"/>
        <w:rPr>
          <w:lang w:val="vi-VN"/>
        </w:rPr>
      </w:pPr>
    </w:p>
    <w:p w14:paraId="0C05DCA9" w14:textId="77777777" w:rsidR="00327F36" w:rsidRDefault="00327F36" w:rsidP="00327F36">
      <w:pPr>
        <w:tabs>
          <w:tab w:val="left" w:pos="567"/>
          <w:tab w:val="left" w:pos="4830"/>
        </w:tabs>
        <w:spacing w:line="276" w:lineRule="auto"/>
        <w:rPr>
          <w:lang w:val="vi-VN"/>
        </w:rPr>
      </w:pPr>
    </w:p>
    <w:p w14:paraId="0366F804" w14:textId="77777777" w:rsidR="00327F36" w:rsidRDefault="00327F36" w:rsidP="00327F36">
      <w:pPr>
        <w:tabs>
          <w:tab w:val="left" w:pos="567"/>
          <w:tab w:val="left" w:pos="4830"/>
        </w:tabs>
        <w:spacing w:line="276" w:lineRule="auto"/>
        <w:rPr>
          <w:lang w:val="vi-VN"/>
        </w:rPr>
      </w:pPr>
    </w:p>
    <w:p w14:paraId="237136C9" w14:textId="77777777" w:rsidR="00327F36" w:rsidRDefault="00327F36" w:rsidP="00327F36">
      <w:pPr>
        <w:tabs>
          <w:tab w:val="left" w:pos="567"/>
          <w:tab w:val="left" w:pos="4830"/>
        </w:tabs>
        <w:spacing w:line="276" w:lineRule="auto"/>
        <w:rPr>
          <w:lang w:val="vi-VN"/>
        </w:rPr>
      </w:pPr>
    </w:p>
    <w:p w14:paraId="0CF98BFF" w14:textId="77777777" w:rsidR="00327F36" w:rsidRDefault="00327F36" w:rsidP="00327F36">
      <w:pPr>
        <w:tabs>
          <w:tab w:val="left" w:pos="567"/>
          <w:tab w:val="left" w:pos="4830"/>
        </w:tabs>
        <w:spacing w:line="276" w:lineRule="auto"/>
        <w:rPr>
          <w:lang w:val="vi-VN"/>
        </w:rPr>
      </w:pPr>
    </w:p>
    <w:p w14:paraId="29C86701" w14:textId="77777777" w:rsidR="00327F36" w:rsidRDefault="00327F36" w:rsidP="00327F36">
      <w:pPr>
        <w:tabs>
          <w:tab w:val="left" w:pos="567"/>
          <w:tab w:val="left" w:pos="4830"/>
        </w:tabs>
        <w:spacing w:line="276" w:lineRule="auto"/>
        <w:rPr>
          <w:lang w:val="vi-VN"/>
        </w:rPr>
      </w:pPr>
    </w:p>
    <w:p w14:paraId="76C74BDB" w14:textId="77777777" w:rsidR="00327F36" w:rsidRDefault="00327F36" w:rsidP="00327F36">
      <w:pPr>
        <w:tabs>
          <w:tab w:val="left" w:pos="567"/>
          <w:tab w:val="left" w:pos="4830"/>
        </w:tabs>
        <w:spacing w:line="276" w:lineRule="auto"/>
        <w:rPr>
          <w:lang w:val="vi-VN"/>
        </w:rPr>
      </w:pPr>
    </w:p>
    <w:p w14:paraId="1EF07A25" w14:textId="77777777" w:rsidR="00327F36" w:rsidRDefault="00327F36" w:rsidP="00327F36">
      <w:pPr>
        <w:tabs>
          <w:tab w:val="left" w:pos="567"/>
          <w:tab w:val="left" w:pos="4830"/>
        </w:tabs>
        <w:spacing w:line="276" w:lineRule="auto"/>
        <w:rPr>
          <w:lang w:val="vi-VN"/>
        </w:rPr>
      </w:pPr>
    </w:p>
    <w:p w14:paraId="0316DFD4" w14:textId="77777777" w:rsidR="00327F36" w:rsidRDefault="00327F36" w:rsidP="00327F36">
      <w:pPr>
        <w:tabs>
          <w:tab w:val="left" w:pos="567"/>
          <w:tab w:val="left" w:pos="4830"/>
        </w:tabs>
        <w:spacing w:line="276" w:lineRule="auto"/>
        <w:rPr>
          <w:lang w:val="vi-VN"/>
        </w:rPr>
      </w:pPr>
    </w:p>
    <w:p w14:paraId="44EBBFBB" w14:textId="77777777" w:rsidR="00327F36" w:rsidRDefault="00327F36" w:rsidP="00327F36">
      <w:pPr>
        <w:tabs>
          <w:tab w:val="left" w:pos="567"/>
          <w:tab w:val="left" w:pos="4830"/>
        </w:tabs>
        <w:spacing w:line="276" w:lineRule="auto"/>
        <w:rPr>
          <w:lang w:val="vi-VN"/>
        </w:rPr>
      </w:pPr>
    </w:p>
    <w:p w14:paraId="3622219E" w14:textId="77777777" w:rsidR="00327F36" w:rsidRDefault="00327F36" w:rsidP="00327F36">
      <w:pPr>
        <w:tabs>
          <w:tab w:val="left" w:pos="567"/>
          <w:tab w:val="left" w:pos="4830"/>
        </w:tabs>
        <w:spacing w:line="276" w:lineRule="auto"/>
        <w:rPr>
          <w:lang w:val="vi-VN"/>
        </w:rPr>
      </w:pPr>
    </w:p>
    <w:p w14:paraId="33FB7BF0" w14:textId="77777777" w:rsidR="00327F36" w:rsidRDefault="00327F36" w:rsidP="00327F36">
      <w:pPr>
        <w:tabs>
          <w:tab w:val="left" w:pos="567"/>
          <w:tab w:val="left" w:pos="4830"/>
        </w:tabs>
        <w:spacing w:line="276" w:lineRule="auto"/>
        <w:rPr>
          <w:lang w:val="vi-VN"/>
        </w:rPr>
      </w:pPr>
    </w:p>
    <w:p w14:paraId="7A3A9C67" w14:textId="77777777" w:rsidR="00327F36" w:rsidRPr="00887BCD" w:rsidRDefault="00327F36" w:rsidP="00327F36">
      <w:pPr>
        <w:tabs>
          <w:tab w:val="left" w:pos="567"/>
          <w:tab w:val="left" w:pos="4830"/>
        </w:tabs>
        <w:spacing w:line="276" w:lineRule="auto"/>
      </w:pPr>
    </w:p>
    <w:p w14:paraId="0760699F" w14:textId="368E3D1A" w:rsidR="00325322" w:rsidRPr="00321D03" w:rsidRDefault="00325322" w:rsidP="00887BCD">
      <w:pPr>
        <w:tabs>
          <w:tab w:val="left" w:pos="567"/>
          <w:tab w:val="left" w:pos="4830"/>
        </w:tabs>
        <w:spacing w:line="276" w:lineRule="auto"/>
        <w:ind w:left="360"/>
      </w:pPr>
    </w:p>
    <w:p w14:paraId="18C0B887" w14:textId="3753DB91" w:rsidR="00325322" w:rsidRPr="00325322" w:rsidRDefault="00325322">
      <w:pPr>
        <w:pStyle w:val="Heading1"/>
        <w:numPr>
          <w:ilvl w:val="0"/>
          <w:numId w:val="0"/>
        </w:numPr>
        <w:jc w:val="center"/>
        <w:rPr>
          <w:szCs w:val="32"/>
          <w:lang w:val="vi-VN"/>
        </w:rPr>
        <w:pPrChange w:id="730" w:author="minh thư" w:date="2025-08-19T18:51:00Z" w16du:dateUtc="2025-08-19T11:51:00Z">
          <w:pPr>
            <w:tabs>
              <w:tab w:val="left" w:pos="567"/>
            </w:tabs>
            <w:ind w:firstLine="284"/>
            <w:jc w:val="center"/>
          </w:pPr>
        </w:pPrChange>
      </w:pPr>
      <w:bookmarkStart w:id="731" w:name="_Toc206578990"/>
      <w:r w:rsidRPr="004E4BB6">
        <w:t xml:space="preserve">CHƯƠNG </w:t>
      </w:r>
      <w:r>
        <w:t>2</w:t>
      </w:r>
      <w:r w:rsidRPr="00321D03">
        <w:rPr>
          <w:sz w:val="20"/>
          <w:szCs w:val="20"/>
        </w:rPr>
        <w:t xml:space="preserve"> </w:t>
      </w:r>
      <w:r>
        <w:rPr>
          <w:szCs w:val="32"/>
          <w:lang w:val="vi-VN"/>
        </w:rPr>
        <w:t xml:space="preserve">: </w:t>
      </w:r>
      <w:r>
        <w:rPr>
          <w:szCs w:val="32"/>
        </w:rPr>
        <w:t>CƠ</w:t>
      </w:r>
      <w:r>
        <w:rPr>
          <w:szCs w:val="32"/>
          <w:lang w:val="vi-VN"/>
        </w:rPr>
        <w:t xml:space="preserve"> SỞ LÝ THUYẾT</w:t>
      </w:r>
      <w:bookmarkEnd w:id="731"/>
    </w:p>
    <w:p w14:paraId="3473DCA0" w14:textId="77777777" w:rsidR="00325322" w:rsidRPr="00E61604" w:rsidRDefault="00325322" w:rsidP="00325322">
      <w:pPr>
        <w:tabs>
          <w:tab w:val="left" w:pos="567"/>
        </w:tabs>
        <w:ind w:firstLine="284"/>
        <w:jc w:val="both"/>
        <w:rPr>
          <w:lang w:val="vi-VN"/>
        </w:rPr>
      </w:pPr>
      <w:r w:rsidRPr="00A56192">
        <w:rPr>
          <w:noProof/>
        </w:rPr>
        <mc:AlternateContent>
          <mc:Choice Requires="wps">
            <w:drawing>
              <wp:anchor distT="0" distB="0" distL="114300" distR="114300" simplePos="0" relativeHeight="251663872" behindDoc="0" locked="0" layoutInCell="1" allowOverlap="1" wp14:anchorId="78177003" wp14:editId="36311222">
                <wp:simplePos x="0" y="0"/>
                <wp:positionH relativeFrom="column">
                  <wp:posOffset>0</wp:posOffset>
                </wp:positionH>
                <wp:positionV relativeFrom="paragraph">
                  <wp:posOffset>123190</wp:posOffset>
                </wp:positionV>
                <wp:extent cx="5448300" cy="0"/>
                <wp:effectExtent l="13335" t="12065" r="5715" b="6985"/>
                <wp:wrapNone/>
                <wp:docPr id="36494926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98D5C" id="Line 2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5BE3A7D6" w14:textId="7C9B9795" w:rsidR="00325322" w:rsidRPr="002B1FED" w:rsidRDefault="00325322">
      <w:pPr>
        <w:pStyle w:val="Heading2"/>
        <w:rPr>
          <w:b/>
          <w:bCs/>
          <w:color w:val="000000" w:themeColor="text1"/>
          <w:lang w:val="vi-VN"/>
          <w:rPrChange w:id="732" w:author="minh thư" w:date="2025-08-19T18:52:00Z" w16du:dateUtc="2025-08-19T11:52:00Z">
            <w:rPr>
              <w:lang w:val="vi-VN"/>
            </w:rPr>
          </w:rPrChange>
        </w:rPr>
        <w:pPrChange w:id="733" w:author="minh thư" w:date="2025-08-19T18:21:00Z" w16du:dateUtc="2025-08-19T11:21:00Z">
          <w:pPr>
            <w:tabs>
              <w:tab w:val="left" w:pos="567"/>
              <w:tab w:val="left" w:pos="4830"/>
            </w:tabs>
            <w:spacing w:line="276" w:lineRule="auto"/>
            <w:jc w:val="both"/>
          </w:pPr>
        </w:pPrChange>
      </w:pPr>
      <w:bookmarkStart w:id="734" w:name="_Toc206578991"/>
      <w:r w:rsidRPr="002B1FED">
        <w:rPr>
          <w:rFonts w:ascii="Times New Roman" w:hAnsi="Times New Roman" w:cs="Times New Roman"/>
          <w:b/>
          <w:bCs/>
          <w:color w:val="000000" w:themeColor="text1"/>
          <w:lang w:val="vi-VN"/>
          <w:rPrChange w:id="735" w:author="minh thư" w:date="2025-08-19T18:52:00Z" w16du:dateUtc="2025-08-19T11:52:00Z">
            <w:rPr>
              <w:lang w:val="vi-VN"/>
            </w:rPr>
          </w:rPrChange>
        </w:rPr>
        <w:t xml:space="preserve">1. </w:t>
      </w:r>
      <w:r w:rsidR="0018066E" w:rsidRPr="002B1FED">
        <w:rPr>
          <w:rFonts w:ascii="Times New Roman" w:hAnsi="Times New Roman" w:cs="Times New Roman"/>
          <w:b/>
          <w:bCs/>
          <w:color w:val="000000" w:themeColor="text1"/>
          <w:lang w:val="vi-VN"/>
          <w:rPrChange w:id="736" w:author="minh thư" w:date="2025-08-19T18:52:00Z" w16du:dateUtc="2025-08-19T11:52:00Z">
            <w:rPr>
              <w:lang w:val="vi-VN"/>
            </w:rPr>
          </w:rPrChange>
        </w:rPr>
        <w:t>Khái niệm về chất lượng không khí</w:t>
      </w:r>
      <w:bookmarkEnd w:id="734"/>
      <w:r w:rsidR="0018066E" w:rsidRPr="002B1FED">
        <w:rPr>
          <w:rFonts w:ascii="Times New Roman" w:hAnsi="Times New Roman" w:cs="Times New Roman"/>
          <w:b/>
          <w:bCs/>
          <w:color w:val="000000" w:themeColor="text1"/>
          <w:lang w:val="vi-VN"/>
          <w:rPrChange w:id="737" w:author="minh thư" w:date="2025-08-19T18:52:00Z" w16du:dateUtc="2025-08-19T11:52:00Z">
            <w:rPr>
              <w:lang w:val="vi-VN"/>
            </w:rPr>
          </w:rPrChange>
        </w:rPr>
        <w:t xml:space="preserve"> </w:t>
      </w:r>
    </w:p>
    <w:p w14:paraId="28187643" w14:textId="63720ADD" w:rsidR="0018066E" w:rsidRDefault="00327F36" w:rsidP="0018066E">
      <w:pPr>
        <w:tabs>
          <w:tab w:val="left" w:pos="567"/>
          <w:tab w:val="left" w:pos="4830"/>
        </w:tabs>
        <w:spacing w:line="276" w:lineRule="auto"/>
        <w:jc w:val="both"/>
        <w:rPr>
          <w:lang w:val="vi-VN"/>
        </w:rPr>
      </w:pPr>
      <w:r>
        <w:rPr>
          <w:noProof/>
        </w:rPr>
        <w:drawing>
          <wp:anchor distT="0" distB="0" distL="114300" distR="114300" simplePos="0" relativeHeight="251666944" behindDoc="0" locked="0" layoutInCell="1" allowOverlap="1" wp14:anchorId="3C5FFE0F" wp14:editId="6A539D32">
            <wp:simplePos x="0" y="0"/>
            <wp:positionH relativeFrom="margin">
              <wp:align>right</wp:align>
            </wp:positionH>
            <wp:positionV relativeFrom="paragraph">
              <wp:posOffset>1538736</wp:posOffset>
            </wp:positionV>
            <wp:extent cx="5709920" cy="3806190"/>
            <wp:effectExtent l="0" t="0" r="5080" b="3810"/>
            <wp:wrapTopAndBottom/>
            <wp:docPr id="560124126" name="Picture 10" descr="Không khí ở Hà Nội và TP.HCM ô nhiễm từ nguồn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khí ở Hà Nội và TP.HCM ô nhiễm từ nguồn nà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920" cy="3806190"/>
                    </a:xfrm>
                    <a:prstGeom prst="rect">
                      <a:avLst/>
                    </a:prstGeom>
                    <a:noFill/>
                    <a:ln>
                      <a:noFill/>
                    </a:ln>
                  </pic:spPr>
                </pic:pic>
              </a:graphicData>
            </a:graphic>
          </wp:anchor>
        </w:drawing>
      </w:r>
      <w:r w:rsidR="0018066E">
        <w:rPr>
          <w:lang w:val="vi-VN"/>
        </w:rPr>
        <w:tab/>
      </w:r>
      <w:r w:rsidR="0018066E" w:rsidRPr="0018066E">
        <w:t>Chất lượng không khí (Air Quality) là một trong những yếu tố quan trọng phản ánh tình trạng môi trường sống và ảnh hưởng trực tiếp đến sức khỏe con người. Để đánh giá chất lượng không khí, người ta thường sử dụng các chỉ số đo lường nồng độ các chất ô nhiễm trong khí quyển, trong đó có bụi mịn PM2.5, PM10, khí NO₂, SO₂, O₃ và CO. Trong các yếu tố này, PM2.5 (Particulate Matter có đường kính nhỏ hơn 2.5 µm) được xem là chỉ tiêu nguy hiểm nhất vì có khả năng xâm nhập sâu vào phổi và máu, gây ra nhiều bệnh lý về hô hấp và tim mạch.</w:t>
      </w:r>
    </w:p>
    <w:p w14:paraId="78EF562C" w14:textId="6DCD61A5" w:rsidR="00327F36" w:rsidRPr="00146960" w:rsidRDefault="008A0174">
      <w:pPr>
        <w:pStyle w:val="Hinh"/>
        <w:jc w:val="center"/>
        <w:pPrChange w:id="738" w:author="minh thư" w:date="2025-08-19T18:52:00Z" w16du:dateUtc="2025-08-19T11:52:00Z">
          <w:pPr>
            <w:tabs>
              <w:tab w:val="left" w:pos="567"/>
              <w:tab w:val="left" w:pos="4830"/>
            </w:tabs>
            <w:spacing w:line="276" w:lineRule="auto"/>
            <w:jc w:val="both"/>
          </w:pPr>
        </w:pPrChange>
      </w:pPr>
      <w:bookmarkStart w:id="739" w:name="_Toc206522997"/>
      <w:ins w:id="740" w:author="minh thư" w:date="2025-08-19T16:36:00Z" w16du:dateUtc="2025-08-19T09:36:00Z">
        <w:r w:rsidRPr="00146960">
          <w:t xml:space="preserve">Hình 3: Chất lượng không khí </w:t>
        </w:r>
        <w:r w:rsidR="00275BEC" w:rsidRPr="00146960">
          <w:t>đáng báo dộng tại Tp.HCM</w:t>
        </w:r>
      </w:ins>
      <w:bookmarkEnd w:id="739"/>
    </w:p>
    <w:p w14:paraId="4D7DA81A" w14:textId="06E64CF3" w:rsidR="0018066E" w:rsidRDefault="0018066E" w:rsidP="0018066E">
      <w:pPr>
        <w:tabs>
          <w:tab w:val="left" w:pos="567"/>
          <w:tab w:val="left" w:pos="4830"/>
        </w:tabs>
        <w:spacing w:line="276" w:lineRule="auto"/>
        <w:jc w:val="both"/>
        <w:rPr>
          <w:lang w:val="vi-VN"/>
        </w:rPr>
      </w:pPr>
      <w:r>
        <w:rPr>
          <w:lang w:val="vi-VN"/>
        </w:rPr>
        <w:tab/>
      </w:r>
      <w:r w:rsidRPr="0018066E">
        <w:t>Theo Tổ chức Y tế Thế giới (WHO), mức giới hạn an toàn cho PM2.5 trung bình năm là 5 µg/m³. Tuy nhiên, tại nhiều đô thị lớn ở Việt Nam như Hà Nội và TP. Hồ Chí Minh, giá trị này thường xuyên vượt quá ngưỡng cho phép, đặc biệt trong các giai đoạn mùa đông, khi hiện tượng nghịch nhiệt xuất hiện, gây ra tình trạng ô nhiễm nghiêm trọng.</w:t>
      </w:r>
    </w:p>
    <w:p w14:paraId="539C8C2B" w14:textId="2268DFF4" w:rsidR="00327F36" w:rsidRPr="0018066E" w:rsidRDefault="00275BEC">
      <w:pPr>
        <w:pStyle w:val="Hinh"/>
        <w:jc w:val="center"/>
        <w:pPrChange w:id="741" w:author="minh thư" w:date="2025-08-19T18:52:00Z" w16du:dateUtc="2025-08-19T11:52:00Z">
          <w:pPr>
            <w:tabs>
              <w:tab w:val="left" w:pos="567"/>
              <w:tab w:val="left" w:pos="4830"/>
            </w:tabs>
            <w:spacing w:line="276" w:lineRule="auto"/>
            <w:jc w:val="both"/>
          </w:pPr>
        </w:pPrChange>
      </w:pPr>
      <w:bookmarkStart w:id="742" w:name="_Toc206522998"/>
      <w:ins w:id="743" w:author="minh thư" w:date="2025-08-19T16:36:00Z" w16du:dateUtc="2025-08-19T09:36:00Z">
        <w:r>
          <w:lastRenderedPageBreak/>
          <w:t>Hình</w:t>
        </w:r>
      </w:ins>
      <w:r w:rsidR="00327F36">
        <w:rPr>
          <w:noProof/>
        </w:rPr>
        <w:drawing>
          <wp:anchor distT="0" distB="0" distL="114300" distR="114300" simplePos="0" relativeHeight="251667968" behindDoc="0" locked="0" layoutInCell="1" allowOverlap="1" wp14:anchorId="7F227E22" wp14:editId="2A059B37">
            <wp:simplePos x="0" y="0"/>
            <wp:positionH relativeFrom="margin">
              <wp:align>left</wp:align>
            </wp:positionH>
            <wp:positionV relativeFrom="paragraph">
              <wp:posOffset>0</wp:posOffset>
            </wp:positionV>
            <wp:extent cx="5972175" cy="3201670"/>
            <wp:effectExtent l="0" t="0" r="9525" b="0"/>
            <wp:wrapTopAndBottom/>
            <wp:docPr id="1353620166" name="Picture 11" descr="Ô nhiễm không khí lên mức xấu, nguy cơ gia tăng bệnh tim mạch, đột quỵ -  Tin tổng hợp - Cổng thông tin Bộ Y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Ô nhiễm không khí lên mức xấu, nguy cơ gia tăng bệnh tim mạch, đột quỵ -  Tin tổng hợp - Cổng thông tin Bộ Y tế"/>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3201670"/>
                    </a:xfrm>
                    <a:prstGeom prst="rect">
                      <a:avLst/>
                    </a:prstGeom>
                    <a:noFill/>
                    <a:ln>
                      <a:noFill/>
                    </a:ln>
                  </pic:spPr>
                </pic:pic>
              </a:graphicData>
            </a:graphic>
          </wp:anchor>
        </w:drawing>
      </w:r>
      <w:ins w:id="744" w:author="minh thư" w:date="2025-08-19T16:36:00Z" w16du:dateUtc="2025-08-19T09:36:00Z">
        <w:r>
          <w:t xml:space="preserve"> 4: Chất lượng không khí đáng báo dộng tại Hà Nội</w:t>
        </w:r>
      </w:ins>
      <w:bookmarkEnd w:id="742"/>
    </w:p>
    <w:p w14:paraId="68A6DD63" w14:textId="4791DC75" w:rsidR="0018066E" w:rsidRPr="0018066E" w:rsidRDefault="0018066E" w:rsidP="0018066E">
      <w:pPr>
        <w:tabs>
          <w:tab w:val="left" w:pos="567"/>
          <w:tab w:val="left" w:pos="4830"/>
        </w:tabs>
        <w:spacing w:line="276" w:lineRule="auto"/>
        <w:jc w:val="both"/>
      </w:pPr>
      <w:r>
        <w:rPr>
          <w:lang w:val="vi-VN"/>
        </w:rPr>
        <w:tab/>
      </w:r>
      <w:r w:rsidRPr="0018066E">
        <w:t>Việc phân tích, theo dõi và dự đoán chất lượng không khí, đặc biệt là PM2.5, có ý nghĩa quan trọng giúp cơ quan quản lý môi trường và cộng đồng có biện pháp phòng tránh kịp thời.</w:t>
      </w:r>
    </w:p>
    <w:p w14:paraId="3E7A3025" w14:textId="0D3AAFF4" w:rsidR="0085172B" w:rsidRPr="002B1FED" w:rsidRDefault="0018066E">
      <w:pPr>
        <w:pStyle w:val="Heading2"/>
        <w:rPr>
          <w:b/>
          <w:bCs/>
          <w:color w:val="000000" w:themeColor="text1"/>
          <w:lang w:val="vi-VN"/>
          <w:rPrChange w:id="745" w:author="minh thư" w:date="2025-08-19T18:53:00Z" w16du:dateUtc="2025-08-19T11:53:00Z">
            <w:rPr>
              <w:b/>
              <w:bCs/>
              <w:lang w:val="vi-VN"/>
            </w:rPr>
          </w:rPrChange>
        </w:rPr>
        <w:pPrChange w:id="746" w:author="minh thư" w:date="2025-08-19T18:21:00Z" w16du:dateUtc="2025-08-19T11:21:00Z">
          <w:pPr>
            <w:tabs>
              <w:tab w:val="left" w:pos="567"/>
              <w:tab w:val="left" w:pos="4830"/>
            </w:tabs>
            <w:spacing w:line="276" w:lineRule="auto"/>
            <w:jc w:val="both"/>
          </w:pPr>
        </w:pPrChange>
      </w:pPr>
      <w:bookmarkStart w:id="747" w:name="_Toc206578992"/>
      <w:r w:rsidRPr="002B1FED">
        <w:rPr>
          <w:rFonts w:ascii="Times New Roman" w:hAnsi="Times New Roman" w:cs="Times New Roman"/>
          <w:b/>
          <w:bCs/>
          <w:color w:val="000000" w:themeColor="text1"/>
          <w:lang w:val="vi-VN"/>
          <w:rPrChange w:id="748" w:author="minh thư" w:date="2025-08-19T18:53:00Z" w16du:dateUtc="2025-08-19T11:53:00Z">
            <w:rPr>
              <w:lang w:val="vi-VN"/>
            </w:rPr>
          </w:rPrChange>
        </w:rPr>
        <w:t>2.Khái niệm về chuỗi thời gian</w:t>
      </w:r>
      <w:bookmarkEnd w:id="747"/>
      <w:r w:rsidRPr="002B1FED">
        <w:rPr>
          <w:rFonts w:ascii="Times New Roman" w:hAnsi="Times New Roman" w:cs="Times New Roman"/>
          <w:b/>
          <w:bCs/>
          <w:color w:val="000000" w:themeColor="text1"/>
          <w:lang w:val="vi-VN"/>
          <w:rPrChange w:id="749" w:author="minh thư" w:date="2025-08-19T18:53:00Z" w16du:dateUtc="2025-08-19T11:53:00Z">
            <w:rPr>
              <w:lang w:val="vi-VN"/>
            </w:rPr>
          </w:rPrChange>
        </w:rPr>
        <w:t xml:space="preserve"> </w:t>
      </w:r>
    </w:p>
    <w:p w14:paraId="7A0E7A28" w14:textId="24EED911" w:rsidR="0018066E" w:rsidRPr="0018066E" w:rsidRDefault="00327F36" w:rsidP="0018066E">
      <w:pPr>
        <w:tabs>
          <w:tab w:val="left" w:pos="567"/>
          <w:tab w:val="left" w:pos="4830"/>
        </w:tabs>
        <w:spacing w:line="276" w:lineRule="auto"/>
        <w:jc w:val="both"/>
      </w:pPr>
      <w:r>
        <w:rPr>
          <w:noProof/>
        </w:rPr>
        <w:drawing>
          <wp:anchor distT="0" distB="0" distL="114300" distR="114300" simplePos="0" relativeHeight="251668992" behindDoc="0" locked="0" layoutInCell="1" allowOverlap="1" wp14:anchorId="70EE7AFF" wp14:editId="5263144B">
            <wp:simplePos x="0" y="0"/>
            <wp:positionH relativeFrom="margin">
              <wp:align>left</wp:align>
            </wp:positionH>
            <wp:positionV relativeFrom="paragraph">
              <wp:posOffset>634256</wp:posOffset>
            </wp:positionV>
            <wp:extent cx="5972175" cy="2781935"/>
            <wp:effectExtent l="0" t="0" r="9525" b="0"/>
            <wp:wrapTopAndBottom/>
            <wp:docPr id="991124422" name="Picture 12" descr="Phân tích dự báo dữ liệu chuỗi thời gian( Time series) trong máy học và học  sâu – Khám phá thế giới lập trình Trí Tuệ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ân tích dự báo dữ liệu chuỗi thời gian( Time series) trong máy học và học  sâu – Khám phá thế giới lập trình Trí Tuệ Nhân Tạ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2781935"/>
                    </a:xfrm>
                    <a:prstGeom prst="rect">
                      <a:avLst/>
                    </a:prstGeom>
                    <a:noFill/>
                    <a:ln>
                      <a:noFill/>
                    </a:ln>
                  </pic:spPr>
                </pic:pic>
              </a:graphicData>
            </a:graphic>
          </wp:anchor>
        </w:drawing>
      </w:r>
      <w:r w:rsidR="0018066E" w:rsidRPr="0018066E">
        <w:t>Dữ liệu chuỗi thời gian (Time Series Data) là loại dữ liệu được thu thập, ghi nhận theo trình tự thời gian. Mỗi quan sát trong chuỗi thời gian bao gồm một giá trị (ví dụ: nồng độ PM2.5) và mốc thời gian tương ứng (ngày, tháng, năm).</w:t>
      </w:r>
    </w:p>
    <w:p w14:paraId="4A447015" w14:textId="3D7F6154" w:rsidR="00327F36" w:rsidRDefault="00275BEC">
      <w:pPr>
        <w:pStyle w:val="Hinh"/>
        <w:pPrChange w:id="750" w:author="minh thư" w:date="2025-08-19T18:11:00Z" w16du:dateUtc="2025-08-19T11:11:00Z">
          <w:pPr>
            <w:tabs>
              <w:tab w:val="left" w:pos="567"/>
              <w:tab w:val="left" w:pos="4830"/>
            </w:tabs>
            <w:spacing w:line="276" w:lineRule="auto"/>
            <w:jc w:val="both"/>
          </w:pPr>
        </w:pPrChange>
      </w:pPr>
      <w:bookmarkStart w:id="751" w:name="_Toc206522999"/>
      <w:ins w:id="752" w:author="minh thư" w:date="2025-08-19T16:37:00Z" w16du:dateUtc="2025-08-19T09:37:00Z">
        <w:r>
          <w:t>Hình 5: Dữ liệu chuỗi thời gian</w:t>
        </w:r>
        <w:bookmarkEnd w:id="751"/>
        <w:r>
          <w:t xml:space="preserve"> </w:t>
        </w:r>
      </w:ins>
    </w:p>
    <w:p w14:paraId="18715768" w14:textId="3E0E6BA5" w:rsidR="0018066E" w:rsidRPr="0018066E" w:rsidRDefault="0018066E" w:rsidP="0018066E">
      <w:pPr>
        <w:tabs>
          <w:tab w:val="left" w:pos="567"/>
          <w:tab w:val="left" w:pos="4830"/>
        </w:tabs>
        <w:spacing w:line="276" w:lineRule="auto"/>
        <w:jc w:val="both"/>
      </w:pPr>
      <w:r w:rsidRPr="0018066E">
        <w:t>Đặc điểm quan trọng của chuỗi thời gian:</w:t>
      </w:r>
    </w:p>
    <w:p w14:paraId="4F32E275" w14:textId="10830CE2" w:rsidR="0018066E" w:rsidRPr="0018066E" w:rsidRDefault="0018066E" w:rsidP="0018066E">
      <w:pPr>
        <w:numPr>
          <w:ilvl w:val="0"/>
          <w:numId w:val="23"/>
        </w:numPr>
        <w:tabs>
          <w:tab w:val="left" w:pos="567"/>
          <w:tab w:val="left" w:pos="4830"/>
        </w:tabs>
        <w:spacing w:line="276" w:lineRule="auto"/>
        <w:jc w:val="both"/>
      </w:pPr>
      <w:r w:rsidRPr="0018066E">
        <w:t>Tính tuần hoàn (Seasonality): Dữ liệu có thể lặp lại theo một chu kỳ nhất định, chẳng hạn ô nhiễm tăng cao vào mùa đông, giảm vào mùa mưa.</w:t>
      </w:r>
    </w:p>
    <w:p w14:paraId="6E268CC0" w14:textId="6E1CECB6" w:rsidR="0018066E" w:rsidRPr="0018066E" w:rsidRDefault="0018066E" w:rsidP="0018066E">
      <w:pPr>
        <w:numPr>
          <w:ilvl w:val="0"/>
          <w:numId w:val="23"/>
        </w:numPr>
        <w:tabs>
          <w:tab w:val="left" w:pos="567"/>
          <w:tab w:val="left" w:pos="4830"/>
        </w:tabs>
        <w:spacing w:line="276" w:lineRule="auto"/>
        <w:jc w:val="both"/>
      </w:pPr>
      <w:r w:rsidRPr="0018066E">
        <w:lastRenderedPageBreak/>
        <w:t>Xu hướng (Trend): Biểu hiện sự thay đổi theo thời gian, ví dụ xu hướng tăng dần mức độ ô nhiễm ở đô thị lớn.</w:t>
      </w:r>
    </w:p>
    <w:p w14:paraId="711201A3" w14:textId="1982A9E7" w:rsidR="00327F36" w:rsidRPr="0018066E" w:rsidRDefault="0018066E" w:rsidP="00327F36">
      <w:pPr>
        <w:numPr>
          <w:ilvl w:val="0"/>
          <w:numId w:val="23"/>
        </w:numPr>
        <w:tabs>
          <w:tab w:val="left" w:pos="567"/>
          <w:tab w:val="left" w:pos="4830"/>
        </w:tabs>
        <w:spacing w:line="276" w:lineRule="auto"/>
        <w:jc w:val="both"/>
      </w:pPr>
      <w:r w:rsidRPr="0018066E">
        <w:t>Yếu tố ngẫu nhiên (Noise): Các dao động bất thường do tác động từ nhiều yếu tố bên ngoài như thời tiết, giao thông, công nghiệp.</w:t>
      </w:r>
    </w:p>
    <w:p w14:paraId="0FBDBC1A" w14:textId="313699A6" w:rsidR="0018066E" w:rsidRPr="0018066E" w:rsidRDefault="0018066E" w:rsidP="0018066E">
      <w:pPr>
        <w:tabs>
          <w:tab w:val="left" w:pos="567"/>
          <w:tab w:val="left" w:pos="4830"/>
        </w:tabs>
        <w:spacing w:line="276" w:lineRule="auto"/>
        <w:jc w:val="both"/>
      </w:pPr>
      <w:r w:rsidRPr="0018066E">
        <w:t>Trong nghiên cứu này, dữ liệu PM2.5 được xử lý và sắp xếp theo từng ngày để tạo thành chuỗi thời gian, từ đó phục vụ cho việc phân tích và dự đoán.</w:t>
      </w:r>
    </w:p>
    <w:p w14:paraId="5130E161" w14:textId="035A2D67" w:rsidR="0085172B" w:rsidRPr="002B1FED" w:rsidRDefault="0018066E">
      <w:pPr>
        <w:pStyle w:val="Heading2"/>
        <w:rPr>
          <w:b/>
          <w:bCs/>
          <w:color w:val="000000" w:themeColor="text1"/>
          <w:lang w:val="vi-VN"/>
          <w:rPrChange w:id="753" w:author="minh thư" w:date="2025-08-19T18:53:00Z" w16du:dateUtc="2025-08-19T11:53:00Z">
            <w:rPr>
              <w:lang w:val="vi-VN"/>
            </w:rPr>
          </w:rPrChange>
        </w:rPr>
        <w:pPrChange w:id="754" w:author="minh thư" w:date="2025-08-19T18:21:00Z" w16du:dateUtc="2025-08-19T11:21:00Z">
          <w:pPr>
            <w:tabs>
              <w:tab w:val="left" w:pos="567"/>
              <w:tab w:val="left" w:pos="4830"/>
            </w:tabs>
            <w:spacing w:line="276" w:lineRule="auto"/>
            <w:jc w:val="both"/>
          </w:pPr>
        </w:pPrChange>
      </w:pPr>
      <w:bookmarkStart w:id="755" w:name="_Toc206578993"/>
      <w:r w:rsidRPr="002B1FED">
        <w:rPr>
          <w:rFonts w:ascii="Times New Roman" w:hAnsi="Times New Roman" w:cs="Times New Roman"/>
          <w:b/>
          <w:bCs/>
          <w:color w:val="000000" w:themeColor="text1"/>
          <w:lang w:val="vi-VN"/>
          <w:rPrChange w:id="756" w:author="minh thư" w:date="2025-08-19T18:53:00Z" w16du:dateUtc="2025-08-19T11:53:00Z">
            <w:rPr>
              <w:lang w:val="vi-VN"/>
            </w:rPr>
          </w:rPrChange>
        </w:rPr>
        <w:t>3. Các phương pháp dự đoán chuỗi thời gian</w:t>
      </w:r>
      <w:bookmarkEnd w:id="755"/>
      <w:r w:rsidRPr="002B1FED">
        <w:rPr>
          <w:rFonts w:ascii="Times New Roman" w:hAnsi="Times New Roman" w:cs="Times New Roman"/>
          <w:b/>
          <w:bCs/>
          <w:color w:val="000000" w:themeColor="text1"/>
          <w:lang w:val="vi-VN"/>
          <w:rPrChange w:id="757" w:author="minh thư" w:date="2025-08-19T18:53:00Z" w16du:dateUtc="2025-08-19T11:53:00Z">
            <w:rPr>
              <w:lang w:val="vi-VN"/>
            </w:rPr>
          </w:rPrChange>
        </w:rPr>
        <w:t xml:space="preserve"> </w:t>
      </w:r>
    </w:p>
    <w:p w14:paraId="776524D3" w14:textId="68659647" w:rsidR="00735D0D" w:rsidRPr="00735D0D" w:rsidRDefault="00735D0D" w:rsidP="00735D0D">
      <w:pPr>
        <w:tabs>
          <w:tab w:val="left" w:pos="567"/>
          <w:tab w:val="left" w:pos="4830"/>
        </w:tabs>
        <w:spacing w:line="276" w:lineRule="auto"/>
        <w:jc w:val="both"/>
      </w:pPr>
      <w:r w:rsidRPr="00735D0D">
        <w:t>Có nhiều phương pháp dự đoán chuỗi thời gian, từ truyền thống đến hiện đại:</w:t>
      </w:r>
    </w:p>
    <w:p w14:paraId="7E42A969" w14:textId="3C50C3B0" w:rsidR="00735D0D" w:rsidRPr="00735D0D" w:rsidRDefault="00735D0D">
      <w:pPr>
        <w:tabs>
          <w:tab w:val="left" w:pos="567"/>
          <w:tab w:val="left" w:pos="4830"/>
        </w:tabs>
        <w:spacing w:line="276" w:lineRule="auto"/>
        <w:ind w:left="720"/>
        <w:jc w:val="both"/>
        <w:pPrChange w:id="758" w:author="minh thư" w:date="2025-08-19T18:53:00Z" w16du:dateUtc="2025-08-19T11:53:00Z">
          <w:pPr>
            <w:numPr>
              <w:numId w:val="24"/>
            </w:numPr>
            <w:tabs>
              <w:tab w:val="left" w:pos="567"/>
              <w:tab w:val="num" w:pos="720"/>
              <w:tab w:val="left" w:pos="4830"/>
            </w:tabs>
            <w:spacing w:line="276" w:lineRule="auto"/>
            <w:ind w:left="720" w:hanging="360"/>
            <w:jc w:val="both"/>
          </w:pPr>
        </w:pPrChange>
      </w:pPr>
      <w:r w:rsidRPr="00735D0D">
        <w:t>Mô hình thống kê cổ điển:</w:t>
      </w:r>
    </w:p>
    <w:p w14:paraId="5E6A1D99" w14:textId="5BF89412" w:rsidR="00735D0D" w:rsidRPr="00735D0D" w:rsidRDefault="00735D0D" w:rsidP="00735D0D">
      <w:pPr>
        <w:numPr>
          <w:ilvl w:val="1"/>
          <w:numId w:val="24"/>
        </w:numPr>
        <w:tabs>
          <w:tab w:val="left" w:pos="567"/>
          <w:tab w:val="left" w:pos="4830"/>
        </w:tabs>
        <w:spacing w:line="276" w:lineRule="auto"/>
        <w:jc w:val="both"/>
      </w:pPr>
      <w:r w:rsidRPr="00735D0D">
        <w:t>ARIMA (Autoregressive Integrated Moving Average): Dùng cho chuỗi có tính dừng, dự đoán dựa trên sự kết hợp giữa tự hồi quy và trung bình trượt.</w:t>
      </w:r>
    </w:p>
    <w:p w14:paraId="27FE6B8C" w14:textId="2658134C" w:rsidR="00735D0D" w:rsidRPr="00735D0D" w:rsidRDefault="00735D0D" w:rsidP="00735D0D">
      <w:pPr>
        <w:numPr>
          <w:ilvl w:val="1"/>
          <w:numId w:val="24"/>
        </w:numPr>
        <w:tabs>
          <w:tab w:val="left" w:pos="567"/>
          <w:tab w:val="left" w:pos="4830"/>
        </w:tabs>
        <w:spacing w:line="276" w:lineRule="auto"/>
        <w:jc w:val="both"/>
      </w:pPr>
      <w:r w:rsidRPr="00735D0D">
        <w:t>SARIMA: Mở rộng ARIMA, có khả năng xử lý yếu tố mùa vụ.</w:t>
      </w:r>
    </w:p>
    <w:p w14:paraId="6670A217" w14:textId="5F8D8D64" w:rsidR="00735D0D" w:rsidRPr="00735D0D" w:rsidRDefault="00735D0D">
      <w:pPr>
        <w:tabs>
          <w:tab w:val="left" w:pos="567"/>
          <w:tab w:val="left" w:pos="4830"/>
        </w:tabs>
        <w:spacing w:line="276" w:lineRule="auto"/>
        <w:ind w:left="720"/>
        <w:jc w:val="both"/>
        <w:pPrChange w:id="759" w:author="minh thư" w:date="2025-08-19T18:53:00Z" w16du:dateUtc="2025-08-19T11:53:00Z">
          <w:pPr>
            <w:numPr>
              <w:numId w:val="24"/>
            </w:numPr>
            <w:tabs>
              <w:tab w:val="left" w:pos="567"/>
              <w:tab w:val="num" w:pos="720"/>
              <w:tab w:val="left" w:pos="4830"/>
            </w:tabs>
            <w:spacing w:line="276" w:lineRule="auto"/>
            <w:ind w:left="720" w:hanging="360"/>
            <w:jc w:val="both"/>
          </w:pPr>
        </w:pPrChange>
      </w:pPr>
      <w:r w:rsidRPr="00735D0D">
        <w:t>Mô hình học máy (Machine Learning):</w:t>
      </w:r>
    </w:p>
    <w:p w14:paraId="0A072A18" w14:textId="77777777" w:rsidR="00735D0D" w:rsidRPr="00735D0D" w:rsidRDefault="00735D0D" w:rsidP="00735D0D">
      <w:pPr>
        <w:numPr>
          <w:ilvl w:val="1"/>
          <w:numId w:val="24"/>
        </w:numPr>
        <w:tabs>
          <w:tab w:val="left" w:pos="567"/>
          <w:tab w:val="left" w:pos="4830"/>
        </w:tabs>
        <w:spacing w:line="276" w:lineRule="auto"/>
        <w:jc w:val="both"/>
      </w:pPr>
      <w:r w:rsidRPr="00735D0D">
        <w:t>Các thuật toán như Random Forest, XGBoost, hay mạng nơ-ron nhân tạo (ANN) cũng được ứng dụng để dự đoán dữ liệu chuỗi thời gian.</w:t>
      </w:r>
    </w:p>
    <w:p w14:paraId="4FE6971C" w14:textId="77777777" w:rsidR="00735D0D" w:rsidRPr="00735D0D" w:rsidRDefault="00735D0D" w:rsidP="00735D0D">
      <w:pPr>
        <w:numPr>
          <w:ilvl w:val="1"/>
          <w:numId w:val="24"/>
        </w:numPr>
        <w:tabs>
          <w:tab w:val="left" w:pos="567"/>
          <w:tab w:val="left" w:pos="4830"/>
        </w:tabs>
        <w:spacing w:line="276" w:lineRule="auto"/>
        <w:jc w:val="both"/>
      </w:pPr>
      <w:r w:rsidRPr="00735D0D">
        <w:t>Tuy nhiên, chúng thường cần nhiều dữ liệu huấn luyện và xử lý phức tạp.</w:t>
      </w:r>
    </w:p>
    <w:p w14:paraId="5C3FF672" w14:textId="77777777" w:rsidR="00735D0D" w:rsidRPr="00735D0D" w:rsidRDefault="00735D0D">
      <w:pPr>
        <w:tabs>
          <w:tab w:val="left" w:pos="567"/>
          <w:tab w:val="left" w:pos="4830"/>
        </w:tabs>
        <w:spacing w:line="276" w:lineRule="auto"/>
        <w:ind w:left="720"/>
        <w:jc w:val="both"/>
        <w:pPrChange w:id="760" w:author="minh thư" w:date="2025-08-19T18:53:00Z" w16du:dateUtc="2025-08-19T11:53:00Z">
          <w:pPr>
            <w:numPr>
              <w:numId w:val="24"/>
            </w:numPr>
            <w:tabs>
              <w:tab w:val="left" w:pos="567"/>
              <w:tab w:val="num" w:pos="720"/>
              <w:tab w:val="left" w:pos="4830"/>
            </w:tabs>
            <w:spacing w:line="276" w:lineRule="auto"/>
            <w:ind w:left="720" w:hanging="360"/>
            <w:jc w:val="both"/>
          </w:pPr>
        </w:pPrChange>
      </w:pPr>
      <w:r w:rsidRPr="00735D0D">
        <w:t>Mô hình Prophet (Facebook):</w:t>
      </w:r>
    </w:p>
    <w:p w14:paraId="1CDE551F" w14:textId="77777777" w:rsidR="00735D0D" w:rsidRPr="00406BB7" w:rsidRDefault="00735D0D" w:rsidP="00735D0D">
      <w:pPr>
        <w:numPr>
          <w:ilvl w:val="1"/>
          <w:numId w:val="24"/>
        </w:numPr>
        <w:tabs>
          <w:tab w:val="left" w:pos="567"/>
          <w:tab w:val="left" w:pos="4830"/>
        </w:tabs>
        <w:spacing w:line="276" w:lineRule="auto"/>
        <w:jc w:val="both"/>
      </w:pPr>
      <w:r w:rsidRPr="00735D0D">
        <w:t xml:space="preserve">Prophet là mô hình do Facebook phát triển, rất hiệu quả cho dữ liệu có yếu tố xu hướng và mùa </w:t>
      </w:r>
      <w:r w:rsidRPr="00406BB7">
        <w:t>vụ.</w:t>
      </w:r>
    </w:p>
    <w:p w14:paraId="18745AB5" w14:textId="77777777" w:rsidR="00735D0D" w:rsidRPr="00406BB7" w:rsidRDefault="00735D0D" w:rsidP="00735D0D">
      <w:pPr>
        <w:numPr>
          <w:ilvl w:val="1"/>
          <w:numId w:val="24"/>
        </w:numPr>
        <w:tabs>
          <w:tab w:val="left" w:pos="567"/>
          <w:tab w:val="left" w:pos="4830"/>
        </w:tabs>
        <w:spacing w:line="276" w:lineRule="auto"/>
        <w:jc w:val="both"/>
      </w:pPr>
      <w:r w:rsidRPr="00406BB7">
        <w:t>Ưu điểm: dễ sử dụng, ít cần tinh chỉnh tham số, có khả năng xử lý dữ liệu thiếu, dữ liệu ngoại lệ.</w:t>
      </w:r>
    </w:p>
    <w:p w14:paraId="42C8A06E" w14:textId="77777777" w:rsidR="00735D0D" w:rsidRPr="00406BB7" w:rsidRDefault="00735D0D" w:rsidP="00735D0D">
      <w:pPr>
        <w:numPr>
          <w:ilvl w:val="1"/>
          <w:numId w:val="24"/>
        </w:numPr>
        <w:tabs>
          <w:tab w:val="left" w:pos="567"/>
          <w:tab w:val="left" w:pos="4830"/>
        </w:tabs>
        <w:spacing w:line="276" w:lineRule="auto"/>
        <w:jc w:val="both"/>
      </w:pPr>
      <w:r w:rsidRPr="00406BB7">
        <w:t xml:space="preserve">Prophet biểu diễn chuỗi thời gian thành 3 thành phần chính: </w:t>
      </w:r>
      <w:r w:rsidRPr="00406BB7">
        <w:rPr>
          <w:rPrChange w:id="761" w:author="minh thư" w:date="2025-08-19T18:54:00Z" w16du:dateUtc="2025-08-19T11:54:00Z">
            <w:rPr>
              <w:b/>
              <w:bCs/>
            </w:rPr>
          </w:rPrChange>
        </w:rPr>
        <w:t>xu hướng (trend)</w:t>
      </w:r>
      <w:r w:rsidRPr="00406BB7">
        <w:t xml:space="preserve">, </w:t>
      </w:r>
      <w:r w:rsidRPr="00406BB7">
        <w:rPr>
          <w:rPrChange w:id="762" w:author="minh thư" w:date="2025-08-19T18:54:00Z" w16du:dateUtc="2025-08-19T11:54:00Z">
            <w:rPr>
              <w:b/>
              <w:bCs/>
            </w:rPr>
          </w:rPrChange>
        </w:rPr>
        <w:t>mùa vụ (seasonality)</w:t>
      </w:r>
      <w:r w:rsidRPr="00406BB7">
        <w:t xml:space="preserve">, và </w:t>
      </w:r>
      <w:r w:rsidRPr="00406BB7">
        <w:rPr>
          <w:rPrChange w:id="763" w:author="minh thư" w:date="2025-08-19T18:54:00Z" w16du:dateUtc="2025-08-19T11:54:00Z">
            <w:rPr>
              <w:b/>
              <w:bCs/>
            </w:rPr>
          </w:rPrChange>
        </w:rPr>
        <w:t>yếu tố bất thường (holiday effects)</w:t>
      </w:r>
      <w:r w:rsidRPr="00406BB7">
        <w:t>.</w:t>
      </w:r>
    </w:p>
    <w:p w14:paraId="703D1CE0" w14:textId="7389A1B3" w:rsidR="00735D0D" w:rsidRPr="00735D0D" w:rsidRDefault="00735D0D" w:rsidP="00735D0D">
      <w:pPr>
        <w:tabs>
          <w:tab w:val="left" w:pos="567"/>
          <w:tab w:val="left" w:pos="4830"/>
        </w:tabs>
        <w:spacing w:line="276" w:lineRule="auto"/>
        <w:jc w:val="both"/>
        <w:rPr>
          <w:lang w:val="vi-VN"/>
        </w:rPr>
      </w:pPr>
      <w:r w:rsidRPr="00406BB7">
        <w:t xml:space="preserve">Trong phạm vi đề tài, nhóm lựa chọn </w:t>
      </w:r>
      <w:r w:rsidRPr="00406BB7">
        <w:rPr>
          <w:rPrChange w:id="764" w:author="minh thư" w:date="2025-08-19T18:54:00Z" w16du:dateUtc="2025-08-19T11:54:00Z">
            <w:rPr>
              <w:b/>
              <w:bCs/>
            </w:rPr>
          </w:rPrChange>
        </w:rPr>
        <w:t>Prophet</w:t>
      </w:r>
      <w:r w:rsidRPr="00406BB7">
        <w:t xml:space="preserve"> vì dữ liệu ô nhiễm không khí thường có xu hướng theo mùa (ví dụ mùa đông thường ô nhiễm cao hơn), và Prophet có thể xử lý tốt đặc</w:t>
      </w:r>
      <w:r w:rsidRPr="00735D0D">
        <w:t xml:space="preserve"> tính này.</w:t>
      </w:r>
    </w:p>
    <w:p w14:paraId="54FF931A" w14:textId="11D8E1AF" w:rsidR="00735D0D" w:rsidRPr="00406BB7" w:rsidRDefault="00735D0D">
      <w:pPr>
        <w:pStyle w:val="Heading2"/>
        <w:rPr>
          <w:b/>
          <w:bCs/>
          <w:color w:val="000000" w:themeColor="text1"/>
          <w:rPrChange w:id="765" w:author="minh thư" w:date="2025-08-19T18:54:00Z" w16du:dateUtc="2025-08-19T11:54:00Z">
            <w:rPr/>
          </w:rPrChange>
        </w:rPr>
        <w:pPrChange w:id="766" w:author="minh thư" w:date="2025-08-19T18:21:00Z" w16du:dateUtc="2025-08-19T11:21:00Z">
          <w:pPr>
            <w:tabs>
              <w:tab w:val="left" w:pos="567"/>
              <w:tab w:val="left" w:pos="4830"/>
            </w:tabs>
            <w:spacing w:line="276" w:lineRule="auto"/>
            <w:jc w:val="both"/>
          </w:pPr>
        </w:pPrChange>
      </w:pPr>
      <w:bookmarkStart w:id="767" w:name="_Toc206578994"/>
      <w:r w:rsidRPr="00406BB7">
        <w:rPr>
          <w:rFonts w:ascii="Times New Roman" w:hAnsi="Times New Roman" w:cs="Times New Roman"/>
          <w:b/>
          <w:bCs/>
          <w:color w:val="000000" w:themeColor="text1"/>
          <w:lang w:val="vi-VN"/>
          <w:rPrChange w:id="768" w:author="minh thư" w:date="2025-08-19T18:54:00Z" w16du:dateUtc="2025-08-19T11:54:00Z">
            <w:rPr>
              <w:lang w:val="vi-VN"/>
            </w:rPr>
          </w:rPrChange>
        </w:rPr>
        <w:t>4</w:t>
      </w:r>
      <w:r w:rsidR="00FB085A" w:rsidRPr="00406BB7">
        <w:rPr>
          <w:rFonts w:ascii="Times New Roman" w:hAnsi="Times New Roman" w:cs="Times New Roman"/>
          <w:b/>
          <w:bCs/>
          <w:color w:val="000000" w:themeColor="text1"/>
          <w:lang w:val="vi-VN"/>
          <w:rPrChange w:id="769" w:author="minh thư" w:date="2025-08-19T18:54:00Z" w16du:dateUtc="2025-08-19T11:54:00Z">
            <w:rPr>
              <w:lang w:val="vi-VN"/>
            </w:rPr>
          </w:rPrChange>
        </w:rPr>
        <w:t>.</w:t>
      </w:r>
      <w:r w:rsidR="0085172B" w:rsidRPr="00406BB7">
        <w:rPr>
          <w:rFonts w:ascii="Times New Roman" w:hAnsi="Times New Roman" w:cs="Times New Roman"/>
          <w:b/>
          <w:bCs/>
          <w:color w:val="000000" w:themeColor="text1"/>
          <w:lang w:val="vi-VN"/>
          <w:rPrChange w:id="770" w:author="minh thư" w:date="2025-08-19T18:54:00Z" w16du:dateUtc="2025-08-19T11:54:00Z">
            <w:rPr>
              <w:lang w:val="vi-VN"/>
            </w:rPr>
          </w:rPrChange>
        </w:rPr>
        <w:t xml:space="preserve"> </w:t>
      </w:r>
      <w:r w:rsidRPr="00406BB7">
        <w:rPr>
          <w:rFonts w:ascii="Times New Roman" w:hAnsi="Times New Roman" w:cs="Times New Roman"/>
          <w:b/>
          <w:bCs/>
          <w:color w:val="000000" w:themeColor="text1"/>
          <w:rPrChange w:id="771" w:author="minh thư" w:date="2025-08-19T18:54:00Z" w16du:dateUtc="2025-08-19T11:54:00Z">
            <w:rPr/>
          </w:rPrChange>
        </w:rPr>
        <w:t>Chỉ số PM2.5 và tác động đến sức khỏe</w:t>
      </w:r>
      <w:bookmarkEnd w:id="767"/>
    </w:p>
    <w:p w14:paraId="56A35B5A" w14:textId="3D2AC2DB" w:rsidR="00735D0D" w:rsidRPr="00735D0D" w:rsidRDefault="00735D0D" w:rsidP="00735D0D">
      <w:pPr>
        <w:tabs>
          <w:tab w:val="left" w:pos="567"/>
          <w:tab w:val="left" w:pos="4830"/>
        </w:tabs>
        <w:spacing w:line="276" w:lineRule="auto"/>
        <w:jc w:val="both"/>
      </w:pPr>
      <w:r>
        <w:rPr>
          <w:lang w:val="vi-VN"/>
        </w:rPr>
        <w:t xml:space="preserve">  </w:t>
      </w:r>
      <w:r w:rsidRPr="00735D0D">
        <w:t>PM2.5 là các hạt bụi có đường kính nhỏ hơn 2.5 µm, nhỏ hơn khoảng 30 lần so với sợi tóc người. Do kích thước nhỏ, chúng có thể:</w:t>
      </w:r>
    </w:p>
    <w:p w14:paraId="53F467A2" w14:textId="77777777" w:rsidR="00735D0D" w:rsidRPr="00735D0D" w:rsidRDefault="00735D0D" w:rsidP="00735D0D">
      <w:pPr>
        <w:numPr>
          <w:ilvl w:val="0"/>
          <w:numId w:val="25"/>
        </w:numPr>
        <w:tabs>
          <w:tab w:val="left" w:pos="567"/>
          <w:tab w:val="left" w:pos="4830"/>
        </w:tabs>
        <w:spacing w:line="276" w:lineRule="auto"/>
        <w:jc w:val="both"/>
      </w:pPr>
      <w:r w:rsidRPr="00735D0D">
        <w:t>Xâm nhập vào phổi, gây viêm phổi, viêm phế quản, hen suyễn.</w:t>
      </w:r>
    </w:p>
    <w:p w14:paraId="623886D2" w14:textId="77777777" w:rsidR="00735D0D" w:rsidRPr="00735D0D" w:rsidRDefault="00735D0D" w:rsidP="00735D0D">
      <w:pPr>
        <w:numPr>
          <w:ilvl w:val="0"/>
          <w:numId w:val="25"/>
        </w:numPr>
        <w:tabs>
          <w:tab w:val="left" w:pos="567"/>
          <w:tab w:val="left" w:pos="4830"/>
        </w:tabs>
        <w:spacing w:line="276" w:lineRule="auto"/>
        <w:jc w:val="both"/>
      </w:pPr>
      <w:r w:rsidRPr="00735D0D">
        <w:t>Thẩm thấu vào máu, ảnh hưởng đến tim mạch, làm tăng nguy cơ đột quỵ.</w:t>
      </w:r>
    </w:p>
    <w:p w14:paraId="2D98FF61" w14:textId="77777777" w:rsidR="00735D0D" w:rsidRPr="00735D0D" w:rsidRDefault="00735D0D" w:rsidP="00735D0D">
      <w:pPr>
        <w:numPr>
          <w:ilvl w:val="0"/>
          <w:numId w:val="25"/>
        </w:numPr>
        <w:tabs>
          <w:tab w:val="left" w:pos="567"/>
          <w:tab w:val="left" w:pos="4830"/>
        </w:tabs>
        <w:spacing w:line="276" w:lineRule="auto"/>
        <w:jc w:val="both"/>
      </w:pPr>
      <w:r w:rsidRPr="00735D0D">
        <w:t>Làm giảm tuổi thọ trung bình nếu tiếp xúc lâu dài.</w:t>
      </w:r>
    </w:p>
    <w:p w14:paraId="618A04F4" w14:textId="77777777" w:rsidR="00735D0D" w:rsidRDefault="00735D0D" w:rsidP="00735D0D">
      <w:pPr>
        <w:tabs>
          <w:tab w:val="left" w:pos="567"/>
          <w:tab w:val="left" w:pos="4830"/>
        </w:tabs>
        <w:spacing w:line="276" w:lineRule="auto"/>
        <w:jc w:val="both"/>
        <w:rPr>
          <w:lang w:val="vi-VN"/>
        </w:rPr>
      </w:pPr>
      <w:r w:rsidRPr="00735D0D">
        <w:t>Theo báo cáo của WHO, mỗi năm có khoảng 7 triệu ca tử vong liên quan đến ô nhiễm không khí, trong đó PM2.5 là nguyên nhân chính.</w:t>
      </w:r>
    </w:p>
    <w:p w14:paraId="2FFC4AAB" w14:textId="1C3EC173" w:rsidR="00E21CDD" w:rsidRPr="00735D0D" w:rsidRDefault="00275BEC">
      <w:pPr>
        <w:pStyle w:val="Hinh"/>
        <w:jc w:val="center"/>
        <w:pPrChange w:id="772" w:author="minh thư" w:date="2025-08-19T18:54:00Z" w16du:dateUtc="2025-08-19T11:54:00Z">
          <w:pPr>
            <w:tabs>
              <w:tab w:val="left" w:pos="567"/>
              <w:tab w:val="left" w:pos="4830"/>
            </w:tabs>
            <w:spacing w:line="276" w:lineRule="auto"/>
            <w:jc w:val="both"/>
          </w:pPr>
        </w:pPrChange>
      </w:pPr>
      <w:bookmarkStart w:id="773" w:name="_Toc206523000"/>
      <w:ins w:id="774" w:author="minh thư" w:date="2025-08-19T16:37:00Z" w16du:dateUtc="2025-08-19T09:37:00Z">
        <w:r>
          <w:lastRenderedPageBreak/>
          <w:t>Hình</w:t>
        </w:r>
      </w:ins>
      <w:r w:rsidR="00E21CDD">
        <w:rPr>
          <w:noProof/>
        </w:rPr>
        <w:drawing>
          <wp:anchor distT="0" distB="0" distL="114300" distR="114300" simplePos="0" relativeHeight="251670016" behindDoc="0" locked="0" layoutInCell="1" allowOverlap="1" wp14:anchorId="09AEAAA5" wp14:editId="18DF2081">
            <wp:simplePos x="0" y="0"/>
            <wp:positionH relativeFrom="margin">
              <wp:align>left</wp:align>
            </wp:positionH>
            <wp:positionV relativeFrom="paragraph">
              <wp:posOffset>443</wp:posOffset>
            </wp:positionV>
            <wp:extent cx="5624830" cy="3168650"/>
            <wp:effectExtent l="0" t="0" r="0" b="0"/>
            <wp:wrapTopAndBottom/>
            <wp:docPr id="251532958" name="Picture 13" descr="Tác động của ô nhiễm không khí đối với sức khỏe con người - Tập đoàn Công  nghệ T-Tech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ác động của ô nhiễm không khí đối với sức khỏe con người - Tập đoàn Công  nghệ T-Tech Việt N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4830" cy="3168650"/>
                    </a:xfrm>
                    <a:prstGeom prst="rect">
                      <a:avLst/>
                    </a:prstGeom>
                    <a:noFill/>
                    <a:ln>
                      <a:noFill/>
                    </a:ln>
                  </pic:spPr>
                </pic:pic>
              </a:graphicData>
            </a:graphic>
          </wp:anchor>
        </w:drawing>
      </w:r>
      <w:ins w:id="775" w:author="minh thư" w:date="2025-08-19T16:37:00Z" w16du:dateUtc="2025-08-19T09:37:00Z">
        <w:r>
          <w:t xml:space="preserve"> 6: Ô nhiễm không khí ảnh hưởng đến </w:t>
        </w:r>
      </w:ins>
      <w:ins w:id="776" w:author="minh thư" w:date="2025-08-19T16:38:00Z" w16du:dateUtc="2025-08-19T09:38:00Z">
        <w:r>
          <w:t>sức khỏe con người</w:t>
        </w:r>
      </w:ins>
      <w:bookmarkEnd w:id="773"/>
    </w:p>
    <w:p w14:paraId="06ECE0E2" w14:textId="77777777" w:rsidR="00735D0D" w:rsidRPr="00735D0D" w:rsidRDefault="00735D0D" w:rsidP="00735D0D">
      <w:pPr>
        <w:tabs>
          <w:tab w:val="left" w:pos="567"/>
          <w:tab w:val="left" w:pos="4830"/>
        </w:tabs>
        <w:spacing w:line="276" w:lineRule="auto"/>
        <w:jc w:val="both"/>
      </w:pPr>
      <w:r w:rsidRPr="00735D0D">
        <w:t>Bảng phân loại chất lượng không khí theo nồng độ PM2.5 (AQI):</w:t>
      </w:r>
    </w:p>
    <w:p w14:paraId="487BE238" w14:textId="77777777" w:rsidR="00735D0D" w:rsidRPr="00735D0D" w:rsidRDefault="00735D0D" w:rsidP="00735D0D">
      <w:pPr>
        <w:numPr>
          <w:ilvl w:val="0"/>
          <w:numId w:val="26"/>
        </w:numPr>
        <w:tabs>
          <w:tab w:val="left" w:pos="567"/>
          <w:tab w:val="left" w:pos="4830"/>
        </w:tabs>
        <w:spacing w:line="276" w:lineRule="auto"/>
        <w:jc w:val="both"/>
      </w:pPr>
      <w:r w:rsidRPr="00735D0D">
        <w:t>0–50: Tốt.</w:t>
      </w:r>
    </w:p>
    <w:p w14:paraId="53A246F3" w14:textId="77777777" w:rsidR="00735D0D" w:rsidRPr="00735D0D" w:rsidRDefault="00735D0D" w:rsidP="00735D0D">
      <w:pPr>
        <w:numPr>
          <w:ilvl w:val="0"/>
          <w:numId w:val="26"/>
        </w:numPr>
        <w:tabs>
          <w:tab w:val="left" w:pos="567"/>
          <w:tab w:val="left" w:pos="4830"/>
        </w:tabs>
        <w:spacing w:line="276" w:lineRule="auto"/>
        <w:jc w:val="both"/>
      </w:pPr>
      <w:r w:rsidRPr="00735D0D">
        <w:t>51–100: Trung bình.</w:t>
      </w:r>
    </w:p>
    <w:p w14:paraId="1388B27E" w14:textId="77777777" w:rsidR="00735D0D" w:rsidRPr="00735D0D" w:rsidRDefault="00735D0D" w:rsidP="00735D0D">
      <w:pPr>
        <w:numPr>
          <w:ilvl w:val="0"/>
          <w:numId w:val="26"/>
        </w:numPr>
        <w:tabs>
          <w:tab w:val="left" w:pos="567"/>
          <w:tab w:val="left" w:pos="4830"/>
        </w:tabs>
        <w:spacing w:line="276" w:lineRule="auto"/>
        <w:jc w:val="both"/>
      </w:pPr>
      <w:r w:rsidRPr="00735D0D">
        <w:t>101–150: Không tốt cho nhóm nhạy cảm.</w:t>
      </w:r>
    </w:p>
    <w:p w14:paraId="7E3459EC" w14:textId="77777777" w:rsidR="00735D0D" w:rsidRPr="00735D0D" w:rsidRDefault="00735D0D" w:rsidP="00735D0D">
      <w:pPr>
        <w:numPr>
          <w:ilvl w:val="0"/>
          <w:numId w:val="26"/>
        </w:numPr>
        <w:tabs>
          <w:tab w:val="left" w:pos="567"/>
          <w:tab w:val="left" w:pos="4830"/>
        </w:tabs>
        <w:spacing w:line="276" w:lineRule="auto"/>
        <w:jc w:val="both"/>
      </w:pPr>
      <w:r w:rsidRPr="00735D0D">
        <w:t>151–200: Có hại cho sức khỏe.</w:t>
      </w:r>
    </w:p>
    <w:p w14:paraId="396A9DE2" w14:textId="77777777" w:rsidR="00735D0D" w:rsidRPr="00735D0D" w:rsidRDefault="00735D0D" w:rsidP="00735D0D">
      <w:pPr>
        <w:numPr>
          <w:ilvl w:val="0"/>
          <w:numId w:val="26"/>
        </w:numPr>
        <w:tabs>
          <w:tab w:val="left" w:pos="567"/>
          <w:tab w:val="left" w:pos="4830"/>
        </w:tabs>
        <w:spacing w:line="276" w:lineRule="auto"/>
        <w:jc w:val="both"/>
      </w:pPr>
      <w:r w:rsidRPr="00735D0D">
        <w:t>201–300: Rất có hại cho sức khỏe.</w:t>
      </w:r>
    </w:p>
    <w:p w14:paraId="4A37B759" w14:textId="77777777" w:rsidR="00735D0D" w:rsidRPr="00735D0D" w:rsidRDefault="00735D0D" w:rsidP="00735D0D">
      <w:pPr>
        <w:numPr>
          <w:ilvl w:val="0"/>
          <w:numId w:val="26"/>
        </w:numPr>
        <w:tabs>
          <w:tab w:val="left" w:pos="567"/>
          <w:tab w:val="left" w:pos="4830"/>
        </w:tabs>
        <w:spacing w:line="276" w:lineRule="auto"/>
        <w:jc w:val="both"/>
      </w:pPr>
      <w:r w:rsidRPr="00735D0D">
        <w:t>300: Nguy hiểm.</w:t>
      </w:r>
    </w:p>
    <w:p w14:paraId="11766A8C" w14:textId="0819E02A" w:rsidR="0085172B" w:rsidRPr="00406BB7" w:rsidRDefault="00735D0D">
      <w:pPr>
        <w:pStyle w:val="Heading2"/>
        <w:rPr>
          <w:b/>
          <w:bCs/>
          <w:color w:val="000000" w:themeColor="text1"/>
          <w:lang w:val="vi-VN"/>
          <w:rPrChange w:id="777" w:author="minh thư" w:date="2025-08-19T18:55:00Z" w16du:dateUtc="2025-08-19T11:55:00Z">
            <w:rPr>
              <w:lang w:val="vi-VN"/>
            </w:rPr>
          </w:rPrChange>
        </w:rPr>
        <w:pPrChange w:id="778" w:author="minh thư" w:date="2025-08-19T18:21:00Z" w16du:dateUtc="2025-08-19T11:21:00Z">
          <w:pPr>
            <w:tabs>
              <w:tab w:val="left" w:pos="567"/>
              <w:tab w:val="left" w:pos="4830"/>
            </w:tabs>
            <w:spacing w:line="276" w:lineRule="auto"/>
            <w:jc w:val="both"/>
          </w:pPr>
        </w:pPrChange>
      </w:pPr>
      <w:bookmarkStart w:id="779" w:name="_Toc206578995"/>
      <w:r w:rsidRPr="00406BB7">
        <w:rPr>
          <w:rFonts w:ascii="Times New Roman" w:hAnsi="Times New Roman" w:cs="Times New Roman"/>
          <w:b/>
          <w:bCs/>
          <w:color w:val="000000" w:themeColor="text1"/>
          <w:lang w:val="vi-VN"/>
          <w:rPrChange w:id="780" w:author="minh thư" w:date="2025-08-19T18:55:00Z" w16du:dateUtc="2025-08-19T11:55:00Z">
            <w:rPr>
              <w:lang w:val="vi-VN"/>
            </w:rPr>
          </w:rPrChange>
        </w:rPr>
        <w:t>5. Cơ sở lí thuyết về prophet</w:t>
      </w:r>
      <w:bookmarkEnd w:id="779"/>
    </w:p>
    <w:p w14:paraId="793E1ECE" w14:textId="77777777" w:rsidR="00327F36" w:rsidRPr="00327F36" w:rsidRDefault="00327F36" w:rsidP="00327F36">
      <w:pPr>
        <w:tabs>
          <w:tab w:val="left" w:pos="567"/>
          <w:tab w:val="left" w:pos="4830"/>
        </w:tabs>
        <w:spacing w:line="276" w:lineRule="auto"/>
        <w:jc w:val="both"/>
      </w:pPr>
      <w:r w:rsidRPr="00327F36">
        <w:t>Prophet mô hình hóa chuỗi thời gian dưới dạng:</w:t>
      </w:r>
    </w:p>
    <w:p w14:paraId="5F30B23B" w14:textId="53074C52" w:rsidR="00327F36" w:rsidRPr="00327F36" w:rsidRDefault="00327F36" w:rsidP="00327F36">
      <w:pPr>
        <w:tabs>
          <w:tab w:val="left" w:pos="567"/>
          <w:tab w:val="left" w:pos="4830"/>
        </w:tabs>
        <w:spacing w:line="276" w:lineRule="auto"/>
        <w:jc w:val="center"/>
        <w:rPr>
          <w:lang w:val="vi-VN"/>
        </w:rPr>
      </w:pPr>
      <w:r w:rsidRPr="00327F36">
        <w:t>y(t)=g(t)+s(t)+h(t)+ϵ</w:t>
      </w:r>
      <w:r w:rsidR="00E21CDD">
        <w:t>t</w:t>
      </w:r>
    </w:p>
    <w:p w14:paraId="6A3262C3" w14:textId="77777777" w:rsidR="00327F36" w:rsidRPr="00327F36" w:rsidRDefault="00327F36" w:rsidP="00327F36">
      <w:pPr>
        <w:tabs>
          <w:tab w:val="left" w:pos="567"/>
          <w:tab w:val="left" w:pos="4830"/>
        </w:tabs>
        <w:spacing w:line="276" w:lineRule="auto"/>
        <w:jc w:val="both"/>
      </w:pPr>
      <w:r w:rsidRPr="00327F36">
        <w:t>Trong đó:</w:t>
      </w:r>
    </w:p>
    <w:p w14:paraId="2A03D12C" w14:textId="77777777" w:rsidR="00327F36" w:rsidRPr="00327F36" w:rsidRDefault="00327F36" w:rsidP="00327F36">
      <w:pPr>
        <w:numPr>
          <w:ilvl w:val="0"/>
          <w:numId w:val="29"/>
        </w:numPr>
        <w:tabs>
          <w:tab w:val="left" w:pos="567"/>
          <w:tab w:val="left" w:pos="4830"/>
        </w:tabs>
        <w:spacing w:line="276" w:lineRule="auto"/>
        <w:jc w:val="both"/>
      </w:pPr>
      <w:r w:rsidRPr="00327F36">
        <w:t>g(t): thành phần xu hướng (trend) – mô tả sự tăng/giảm dài hạn.</w:t>
      </w:r>
    </w:p>
    <w:p w14:paraId="6F7C41E6" w14:textId="77777777" w:rsidR="00327F36" w:rsidRPr="00327F36" w:rsidRDefault="00327F36" w:rsidP="00327F36">
      <w:pPr>
        <w:numPr>
          <w:ilvl w:val="0"/>
          <w:numId w:val="29"/>
        </w:numPr>
        <w:tabs>
          <w:tab w:val="left" w:pos="567"/>
          <w:tab w:val="left" w:pos="4830"/>
        </w:tabs>
        <w:spacing w:line="276" w:lineRule="auto"/>
        <w:jc w:val="both"/>
      </w:pPr>
      <w:r w:rsidRPr="00327F36">
        <w:t>s(t): thành phần mùa vụ (seasonality) – phản ánh tính lặp lại theo năm, tháng, tuần.</w:t>
      </w:r>
    </w:p>
    <w:p w14:paraId="0CF9083F" w14:textId="77777777" w:rsidR="00327F36" w:rsidRPr="00327F36" w:rsidRDefault="00327F36" w:rsidP="00327F36">
      <w:pPr>
        <w:numPr>
          <w:ilvl w:val="0"/>
          <w:numId w:val="29"/>
        </w:numPr>
        <w:tabs>
          <w:tab w:val="left" w:pos="567"/>
          <w:tab w:val="left" w:pos="4830"/>
        </w:tabs>
        <w:spacing w:line="276" w:lineRule="auto"/>
        <w:jc w:val="both"/>
      </w:pPr>
      <w:r w:rsidRPr="00327F36">
        <w:t>h(t): tác động của các ngày đặc biệt (holiday effects).</w:t>
      </w:r>
    </w:p>
    <w:p w14:paraId="48BE1DBF" w14:textId="77777777" w:rsidR="00327F36" w:rsidRPr="00327F36" w:rsidRDefault="00327F36" w:rsidP="00327F36">
      <w:pPr>
        <w:numPr>
          <w:ilvl w:val="0"/>
          <w:numId w:val="29"/>
        </w:numPr>
        <w:tabs>
          <w:tab w:val="left" w:pos="567"/>
          <w:tab w:val="left" w:pos="4830"/>
        </w:tabs>
        <w:spacing w:line="276" w:lineRule="auto"/>
        <w:jc w:val="both"/>
      </w:pPr>
      <w:r w:rsidRPr="00327F36">
        <w:t>εt: nhiễu ngẫu nhiên (noise).</w:t>
      </w:r>
    </w:p>
    <w:p w14:paraId="4087FF74" w14:textId="77777777" w:rsidR="00327F36" w:rsidRPr="00327F36" w:rsidRDefault="00327F36" w:rsidP="00327F36">
      <w:pPr>
        <w:tabs>
          <w:tab w:val="left" w:pos="567"/>
          <w:tab w:val="left" w:pos="4830"/>
        </w:tabs>
        <w:spacing w:line="276" w:lineRule="auto"/>
        <w:jc w:val="both"/>
      </w:pPr>
      <w:r w:rsidRPr="00327F36">
        <w:t>Ưu điểm của Prophet:</w:t>
      </w:r>
    </w:p>
    <w:p w14:paraId="3C5FE187" w14:textId="77777777" w:rsidR="00327F36" w:rsidRPr="00327F36" w:rsidRDefault="00327F36" w:rsidP="00327F36">
      <w:pPr>
        <w:numPr>
          <w:ilvl w:val="0"/>
          <w:numId w:val="30"/>
        </w:numPr>
        <w:tabs>
          <w:tab w:val="left" w:pos="567"/>
          <w:tab w:val="left" w:pos="4830"/>
        </w:tabs>
        <w:spacing w:line="276" w:lineRule="auto"/>
        <w:jc w:val="both"/>
      </w:pPr>
      <w:r w:rsidRPr="00327F36">
        <w:t>Dễ sử dụng, không đòi hỏi hiểu biết sâu về thống kê.</w:t>
      </w:r>
    </w:p>
    <w:p w14:paraId="455BD075" w14:textId="77777777" w:rsidR="00327F36" w:rsidRPr="00327F36" w:rsidRDefault="00327F36" w:rsidP="00327F36">
      <w:pPr>
        <w:numPr>
          <w:ilvl w:val="0"/>
          <w:numId w:val="30"/>
        </w:numPr>
        <w:tabs>
          <w:tab w:val="left" w:pos="567"/>
          <w:tab w:val="left" w:pos="4830"/>
        </w:tabs>
        <w:spacing w:line="276" w:lineRule="auto"/>
        <w:jc w:val="both"/>
      </w:pPr>
      <w:r w:rsidRPr="00327F36">
        <w:t>Có khả năng xử lý dữ liệu không đều, dữ liệu thiếu.</w:t>
      </w:r>
    </w:p>
    <w:p w14:paraId="6E58FF3A" w14:textId="77777777" w:rsidR="00327F36" w:rsidRPr="00327F36" w:rsidRDefault="00327F36" w:rsidP="00327F36">
      <w:pPr>
        <w:numPr>
          <w:ilvl w:val="0"/>
          <w:numId w:val="30"/>
        </w:numPr>
        <w:tabs>
          <w:tab w:val="left" w:pos="567"/>
          <w:tab w:val="left" w:pos="4830"/>
        </w:tabs>
        <w:spacing w:line="276" w:lineRule="auto"/>
        <w:jc w:val="both"/>
      </w:pPr>
      <w:r w:rsidRPr="00327F36">
        <w:t>Cho phép người dùng can thiệp vào các thành phần xu hướng, mùa vụ để cải thiện kết quả.</w:t>
      </w:r>
    </w:p>
    <w:p w14:paraId="67445565" w14:textId="77777777" w:rsidR="00327F36" w:rsidRPr="00327F36" w:rsidRDefault="00327F36" w:rsidP="00327F36">
      <w:pPr>
        <w:tabs>
          <w:tab w:val="left" w:pos="567"/>
          <w:tab w:val="left" w:pos="4830"/>
        </w:tabs>
        <w:spacing w:line="276" w:lineRule="auto"/>
        <w:jc w:val="both"/>
      </w:pPr>
      <w:r w:rsidRPr="00327F36">
        <w:t>Trong đề tài, Prophet được sử dụng để dự đoán PM2.5 trong 30 ngày tới cho hai thành phố lớn: Hà Nội và TP. Hồ Chí Minh.</w:t>
      </w:r>
    </w:p>
    <w:p w14:paraId="75E15027" w14:textId="7095D85A" w:rsidR="0085172B" w:rsidRPr="00327F36" w:rsidRDefault="0085172B" w:rsidP="0085172B">
      <w:pPr>
        <w:tabs>
          <w:tab w:val="left" w:pos="567"/>
          <w:tab w:val="left" w:pos="4830"/>
        </w:tabs>
        <w:spacing w:line="276" w:lineRule="auto"/>
        <w:jc w:val="both"/>
        <w:rPr>
          <w:lang w:val="vi-VN"/>
        </w:rPr>
      </w:pPr>
    </w:p>
    <w:p w14:paraId="35AF874F" w14:textId="708D7C61" w:rsidR="0085172B" w:rsidRDefault="0085172B" w:rsidP="00325322">
      <w:pPr>
        <w:tabs>
          <w:tab w:val="left" w:pos="567"/>
          <w:tab w:val="left" w:pos="4830"/>
        </w:tabs>
        <w:spacing w:line="276" w:lineRule="auto"/>
        <w:jc w:val="both"/>
        <w:rPr>
          <w:lang w:val="vi-VN"/>
        </w:rPr>
      </w:pPr>
    </w:p>
    <w:p w14:paraId="043A335F" w14:textId="68A9D027" w:rsidR="00E21CDD" w:rsidRPr="00325322" w:rsidRDefault="00E21CDD">
      <w:pPr>
        <w:pStyle w:val="Heading1"/>
        <w:numPr>
          <w:ilvl w:val="0"/>
          <w:numId w:val="0"/>
        </w:numPr>
        <w:jc w:val="center"/>
        <w:rPr>
          <w:szCs w:val="32"/>
          <w:lang w:val="vi-VN"/>
        </w:rPr>
        <w:pPrChange w:id="781" w:author="minh thư" w:date="2025-08-19T18:55:00Z" w16du:dateUtc="2025-08-19T11:55:00Z">
          <w:pPr>
            <w:tabs>
              <w:tab w:val="left" w:pos="567"/>
            </w:tabs>
            <w:ind w:firstLine="284"/>
            <w:jc w:val="center"/>
          </w:pPr>
        </w:pPrChange>
      </w:pPr>
      <w:bookmarkStart w:id="782" w:name="_Toc206578996"/>
      <w:r w:rsidRPr="004E4BB6">
        <w:lastRenderedPageBreak/>
        <w:t xml:space="preserve">CHƯƠNG </w:t>
      </w:r>
      <w:r w:rsidR="00C661B1">
        <w:t>3</w:t>
      </w:r>
      <w:r>
        <w:rPr>
          <w:lang w:val="vi-VN"/>
        </w:rPr>
        <w:t>: MÔ HÌNH</w:t>
      </w:r>
      <w:r>
        <w:rPr>
          <w:szCs w:val="32"/>
          <w:lang w:val="vi-VN"/>
        </w:rPr>
        <w:t xml:space="preserve"> LÝ THUYẾT</w:t>
      </w:r>
      <w:bookmarkEnd w:id="782"/>
    </w:p>
    <w:p w14:paraId="47D16800" w14:textId="77777777" w:rsidR="00E21CDD" w:rsidRPr="00E61604" w:rsidRDefault="00E21CDD" w:rsidP="00E21CDD">
      <w:pPr>
        <w:tabs>
          <w:tab w:val="left" w:pos="567"/>
        </w:tabs>
        <w:ind w:firstLine="284"/>
        <w:jc w:val="both"/>
        <w:rPr>
          <w:lang w:val="vi-VN"/>
        </w:rPr>
      </w:pPr>
      <w:r w:rsidRPr="00A56192">
        <w:rPr>
          <w:noProof/>
        </w:rPr>
        <mc:AlternateContent>
          <mc:Choice Requires="wps">
            <w:drawing>
              <wp:anchor distT="0" distB="0" distL="114300" distR="114300" simplePos="0" relativeHeight="251672064" behindDoc="0" locked="0" layoutInCell="1" allowOverlap="1" wp14:anchorId="6EE40862" wp14:editId="3D228DFD">
                <wp:simplePos x="0" y="0"/>
                <wp:positionH relativeFrom="column">
                  <wp:posOffset>0</wp:posOffset>
                </wp:positionH>
                <wp:positionV relativeFrom="paragraph">
                  <wp:posOffset>123190</wp:posOffset>
                </wp:positionV>
                <wp:extent cx="5448300" cy="0"/>
                <wp:effectExtent l="13335" t="12065" r="5715" b="6985"/>
                <wp:wrapNone/>
                <wp:docPr id="160948538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ED174" id="Line 29"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478FB372" w14:textId="54DAD7D0" w:rsidR="00E21CDD" w:rsidRPr="00406BB7" w:rsidRDefault="00E21CDD">
      <w:pPr>
        <w:pStyle w:val="Heading2"/>
        <w:rPr>
          <w:b/>
          <w:bCs/>
          <w:color w:val="000000" w:themeColor="text1"/>
          <w:lang w:val="vi-VN"/>
          <w:rPrChange w:id="783" w:author="minh thư" w:date="2025-08-19T18:56:00Z" w16du:dateUtc="2025-08-19T11:56:00Z">
            <w:rPr>
              <w:lang w:val="vi-VN"/>
            </w:rPr>
          </w:rPrChange>
        </w:rPr>
        <w:pPrChange w:id="784" w:author="minh thư" w:date="2025-08-19T18:22:00Z" w16du:dateUtc="2025-08-19T11:22:00Z">
          <w:pPr>
            <w:tabs>
              <w:tab w:val="left" w:pos="567"/>
              <w:tab w:val="left" w:pos="4830"/>
            </w:tabs>
            <w:spacing w:line="276" w:lineRule="auto"/>
            <w:jc w:val="both"/>
          </w:pPr>
        </w:pPrChange>
      </w:pPr>
      <w:bookmarkStart w:id="785" w:name="_Toc206578997"/>
      <w:r w:rsidRPr="00406BB7">
        <w:rPr>
          <w:rFonts w:ascii="Times New Roman" w:hAnsi="Times New Roman" w:cs="Times New Roman"/>
          <w:b/>
          <w:bCs/>
          <w:color w:val="000000" w:themeColor="text1"/>
          <w:lang w:val="vi-VN"/>
          <w:rPrChange w:id="786" w:author="minh thư" w:date="2025-08-19T18:56:00Z" w16du:dateUtc="2025-08-19T11:56:00Z">
            <w:rPr>
              <w:lang w:val="vi-VN"/>
            </w:rPr>
          </w:rPrChange>
        </w:rPr>
        <w:t>1. Khái niệm</w:t>
      </w:r>
      <w:bookmarkEnd w:id="785"/>
      <w:r w:rsidRPr="00406BB7">
        <w:rPr>
          <w:rFonts w:ascii="Times New Roman" w:hAnsi="Times New Roman" w:cs="Times New Roman"/>
          <w:b/>
          <w:bCs/>
          <w:color w:val="000000" w:themeColor="text1"/>
          <w:lang w:val="vi-VN"/>
          <w:rPrChange w:id="787" w:author="minh thư" w:date="2025-08-19T18:56:00Z" w16du:dateUtc="2025-08-19T11:56:00Z">
            <w:rPr>
              <w:lang w:val="vi-VN"/>
            </w:rPr>
          </w:rPrChange>
        </w:rPr>
        <w:t xml:space="preserve"> </w:t>
      </w:r>
    </w:p>
    <w:p w14:paraId="1ED2C528" w14:textId="5691FF6B" w:rsidR="00E21CDD" w:rsidRDefault="00E21CDD" w:rsidP="00E21CDD">
      <w:pPr>
        <w:tabs>
          <w:tab w:val="left" w:pos="567"/>
          <w:tab w:val="left" w:pos="4830"/>
        </w:tabs>
        <w:spacing w:line="276" w:lineRule="auto"/>
        <w:jc w:val="both"/>
        <w:rPr>
          <w:lang w:val="vi-VN"/>
        </w:rPr>
      </w:pPr>
      <w:r w:rsidRPr="00E21CDD">
        <w:t>Trong nghiên cứu khoa học dữ liệu, đặc biệt là khi xử lý và phân tích các vấn đề liên quan đến chuỗi thời gian như chất lượng không khí, việc xây dựng mô hình lý thuyết đóng vai trò vô cùng quan trọng. Đây không chỉ là bước tiền đề cho việc thiết kế và triển khai mô hình thực nghiệm, mà còn giúp định hình cách tiếp cận, lựa chọn phương pháp và công cụ phù hợp. Trong chương này, chúng ta sẽ trình bày các cơ sở mô hình lý thuyết liên quan đến dự đoán nồng độ bụi mịn PM2.5 tại Hà Nội và Thành phố Hồ Chí Minh, bao gồm các khái niệm nền tảng về chuỗi thời gian, các phương pháp phân tích và mô hình dự báo thường được sử dụng, cũng như lý do lựa chọn mô hình Prophet cho nghiên cứu này.</w:t>
      </w:r>
    </w:p>
    <w:p w14:paraId="403910AF" w14:textId="4B506EA5" w:rsidR="00E21CDD" w:rsidRPr="00406BB7" w:rsidRDefault="00E21CDD">
      <w:pPr>
        <w:pStyle w:val="Heading2"/>
        <w:rPr>
          <w:b/>
          <w:bCs/>
          <w:color w:val="000000" w:themeColor="text1"/>
          <w:lang w:val="vi-VN"/>
          <w:rPrChange w:id="788" w:author="minh thư" w:date="2025-08-19T18:56:00Z" w16du:dateUtc="2025-08-19T11:56:00Z">
            <w:rPr>
              <w:lang w:val="vi-VN"/>
            </w:rPr>
          </w:rPrChange>
        </w:rPr>
        <w:pPrChange w:id="789" w:author="minh thư" w:date="2025-08-19T18:22:00Z" w16du:dateUtc="2025-08-19T11:22:00Z">
          <w:pPr>
            <w:tabs>
              <w:tab w:val="left" w:pos="567"/>
              <w:tab w:val="left" w:pos="4830"/>
            </w:tabs>
            <w:spacing w:line="276" w:lineRule="auto"/>
            <w:jc w:val="both"/>
          </w:pPr>
        </w:pPrChange>
      </w:pPr>
      <w:bookmarkStart w:id="790" w:name="_Toc206578998"/>
      <w:r w:rsidRPr="00406BB7">
        <w:rPr>
          <w:rFonts w:ascii="Times New Roman" w:hAnsi="Times New Roman" w:cs="Times New Roman"/>
          <w:b/>
          <w:bCs/>
          <w:color w:val="000000" w:themeColor="text1"/>
          <w:lang w:val="vi-VN"/>
          <w:rPrChange w:id="791" w:author="minh thư" w:date="2025-08-19T18:56:00Z" w16du:dateUtc="2025-08-19T11:56:00Z">
            <w:rPr>
              <w:lang w:val="vi-VN"/>
            </w:rPr>
          </w:rPrChange>
        </w:rPr>
        <w:t>2. Chuỗi thời gian (Time Series)</w:t>
      </w:r>
      <w:bookmarkEnd w:id="790"/>
    </w:p>
    <w:p w14:paraId="41E3A03E" w14:textId="42EBE8D8" w:rsidR="00E21CDD" w:rsidRPr="00E21CDD" w:rsidRDefault="00E21CDD" w:rsidP="00E21CDD">
      <w:pPr>
        <w:tabs>
          <w:tab w:val="left" w:pos="567"/>
          <w:tab w:val="left" w:pos="4830"/>
        </w:tabs>
        <w:spacing w:line="276" w:lineRule="auto"/>
        <w:jc w:val="both"/>
      </w:pPr>
      <w:r>
        <w:rPr>
          <w:lang w:val="vi-VN"/>
        </w:rPr>
        <w:tab/>
      </w:r>
      <w:r w:rsidRPr="00E21CDD">
        <w:t>Chuỗi thời gian là một tập hợp dữ liệu được ghi nhận theo trình tự thời gian, thường ở những khoảng cách đều đặn (ví dụ: theo ngày, theo tháng hoặc theo năm). Đặc điểm chính của chuỗi thời gian là sự phụ thuộc lẫn nhau giữa các quan sát. Giá trị ở một thời điểm nhất định thường chịu ảnh hưởng bởi giá trị ở những thời điểm trước đó.</w:t>
      </w:r>
    </w:p>
    <w:p w14:paraId="5487481C" w14:textId="6F5088EC" w:rsidR="00E21CDD" w:rsidRPr="00E21CDD" w:rsidRDefault="00E21CDD" w:rsidP="00E21CDD">
      <w:pPr>
        <w:tabs>
          <w:tab w:val="left" w:pos="567"/>
          <w:tab w:val="left" w:pos="4830"/>
        </w:tabs>
        <w:spacing w:line="276" w:lineRule="auto"/>
        <w:jc w:val="both"/>
      </w:pPr>
      <w:r>
        <w:rPr>
          <w:lang w:val="vi-VN"/>
        </w:rPr>
        <w:tab/>
      </w:r>
      <w:r w:rsidRPr="00E21CDD">
        <w:t>Trong phân tích chất lượng không khí, chuỗi thời gian được ứng dụng rộng rãi để nghiên cứu sự biến động của các chỉ số như PM2.5, PM10, CO, SO2, NO2… Việc phân tích chuỗi thời gian giúp ta phát hiện các xu hướng dài hạn, các dao động theo mùa (mùa đông, mùa hè), hoặc các yếu tố bất thường (dịp lễ hội, bùng phát dịch bệnh, sự kiện giao thông đặc biệt).</w:t>
      </w:r>
    </w:p>
    <w:p w14:paraId="64E62EFD" w14:textId="77777777" w:rsidR="00E21CDD" w:rsidRPr="00E21CDD" w:rsidRDefault="00E21CDD" w:rsidP="00E21CDD">
      <w:pPr>
        <w:tabs>
          <w:tab w:val="left" w:pos="567"/>
          <w:tab w:val="left" w:pos="4830"/>
        </w:tabs>
        <w:spacing w:line="276" w:lineRule="auto"/>
        <w:jc w:val="both"/>
      </w:pPr>
      <w:r w:rsidRPr="00E21CDD">
        <w:t>Một chuỗi thời gian có thể được phân rã thành bốn thành phần chính:</w:t>
      </w:r>
    </w:p>
    <w:p w14:paraId="6DA5916D" w14:textId="77777777" w:rsidR="00E21CDD" w:rsidRPr="00E21CDD" w:rsidRDefault="00E21CDD" w:rsidP="00E21CDD">
      <w:pPr>
        <w:numPr>
          <w:ilvl w:val="0"/>
          <w:numId w:val="31"/>
        </w:numPr>
        <w:tabs>
          <w:tab w:val="left" w:pos="567"/>
          <w:tab w:val="left" w:pos="4830"/>
        </w:tabs>
        <w:spacing w:line="276" w:lineRule="auto"/>
        <w:jc w:val="both"/>
      </w:pPr>
      <w:r w:rsidRPr="00E21CDD">
        <w:t>Xu hướng (Trend): Thể hiện sự biến động dài hạn, ví dụ nồng độ PM2.5 có xu hướng tăng dần theo thời gian do sự gia tăng phương tiện giao thông.</w:t>
      </w:r>
    </w:p>
    <w:p w14:paraId="03C8E38F" w14:textId="77777777" w:rsidR="00E21CDD" w:rsidRPr="00E21CDD" w:rsidRDefault="00E21CDD" w:rsidP="00E21CDD">
      <w:pPr>
        <w:numPr>
          <w:ilvl w:val="0"/>
          <w:numId w:val="31"/>
        </w:numPr>
        <w:tabs>
          <w:tab w:val="left" w:pos="567"/>
          <w:tab w:val="left" w:pos="4830"/>
        </w:tabs>
        <w:spacing w:line="276" w:lineRule="auto"/>
        <w:jc w:val="both"/>
      </w:pPr>
      <w:r w:rsidRPr="00E21CDD">
        <w:t>Mùa vụ (Seasonality): Dao động lặp lại trong khoảng thời gian nhất định, ví dụ mức PM2.5 tăng vào mùa đông ở Hà Nội.</w:t>
      </w:r>
    </w:p>
    <w:p w14:paraId="4CCE9A39" w14:textId="77777777" w:rsidR="00E21CDD" w:rsidRPr="00E21CDD" w:rsidRDefault="00E21CDD" w:rsidP="00E21CDD">
      <w:pPr>
        <w:numPr>
          <w:ilvl w:val="0"/>
          <w:numId w:val="31"/>
        </w:numPr>
        <w:tabs>
          <w:tab w:val="left" w:pos="567"/>
          <w:tab w:val="left" w:pos="4830"/>
        </w:tabs>
        <w:spacing w:line="276" w:lineRule="auto"/>
        <w:jc w:val="both"/>
      </w:pPr>
      <w:r w:rsidRPr="00E21CDD">
        <w:t>Chu kỳ (Cyclic): Biến động dài hơn mùa vụ, thường do các yếu tố kinh tế - xã hội.</w:t>
      </w:r>
    </w:p>
    <w:p w14:paraId="2CFF5C2B" w14:textId="77777777" w:rsidR="00E21CDD" w:rsidRPr="00E21CDD" w:rsidRDefault="00E21CDD" w:rsidP="00E21CDD">
      <w:pPr>
        <w:numPr>
          <w:ilvl w:val="0"/>
          <w:numId w:val="31"/>
        </w:numPr>
        <w:tabs>
          <w:tab w:val="left" w:pos="567"/>
          <w:tab w:val="left" w:pos="4830"/>
        </w:tabs>
        <w:spacing w:line="276" w:lineRule="auto"/>
        <w:jc w:val="both"/>
      </w:pPr>
      <w:r w:rsidRPr="00E21CDD">
        <w:t>Nhiễu (Noise): Các biến động ngẫu nhiên, khó dự đoán.</w:t>
      </w:r>
    </w:p>
    <w:p w14:paraId="4DE04743" w14:textId="5028E463" w:rsidR="00E21CDD" w:rsidRPr="00406BB7" w:rsidRDefault="00E21CDD">
      <w:pPr>
        <w:pStyle w:val="Heading2"/>
        <w:rPr>
          <w:b/>
          <w:bCs/>
          <w:color w:val="000000" w:themeColor="text1"/>
          <w:lang w:val="vi-VN"/>
          <w:rPrChange w:id="792" w:author="minh thư" w:date="2025-08-19T18:56:00Z" w16du:dateUtc="2025-08-19T11:56:00Z">
            <w:rPr>
              <w:lang w:val="vi-VN"/>
            </w:rPr>
          </w:rPrChange>
        </w:rPr>
        <w:pPrChange w:id="793" w:author="minh thư" w:date="2025-08-19T18:22:00Z" w16du:dateUtc="2025-08-19T11:22:00Z">
          <w:pPr>
            <w:tabs>
              <w:tab w:val="left" w:pos="567"/>
              <w:tab w:val="left" w:pos="4830"/>
            </w:tabs>
            <w:spacing w:line="276" w:lineRule="auto"/>
            <w:jc w:val="both"/>
          </w:pPr>
        </w:pPrChange>
      </w:pPr>
      <w:bookmarkStart w:id="794" w:name="_Toc206578999"/>
      <w:r w:rsidRPr="00406BB7">
        <w:rPr>
          <w:rFonts w:ascii="Times New Roman" w:hAnsi="Times New Roman" w:cs="Times New Roman"/>
          <w:b/>
          <w:bCs/>
          <w:color w:val="000000" w:themeColor="text1"/>
          <w:lang w:val="vi-VN"/>
          <w:rPrChange w:id="795" w:author="minh thư" w:date="2025-08-19T18:56:00Z" w16du:dateUtc="2025-08-19T11:56:00Z">
            <w:rPr>
              <w:lang w:val="vi-VN"/>
            </w:rPr>
          </w:rPrChange>
        </w:rPr>
        <w:t>3. Các mô hình dự báo chuỗi thời gian</w:t>
      </w:r>
      <w:bookmarkEnd w:id="794"/>
      <w:r w:rsidRPr="00406BB7">
        <w:rPr>
          <w:rFonts w:ascii="Times New Roman" w:hAnsi="Times New Roman" w:cs="Times New Roman"/>
          <w:b/>
          <w:bCs/>
          <w:color w:val="000000" w:themeColor="text1"/>
          <w:lang w:val="vi-VN"/>
          <w:rPrChange w:id="796" w:author="minh thư" w:date="2025-08-19T18:56:00Z" w16du:dateUtc="2025-08-19T11:56:00Z">
            <w:rPr>
              <w:lang w:val="vi-VN"/>
            </w:rPr>
          </w:rPrChange>
        </w:rPr>
        <w:t xml:space="preserve"> </w:t>
      </w:r>
    </w:p>
    <w:p w14:paraId="4AF58ACE" w14:textId="7F95043D" w:rsidR="00E21CDD" w:rsidRDefault="00E21CDD" w:rsidP="00E21CDD">
      <w:pPr>
        <w:tabs>
          <w:tab w:val="left" w:pos="567"/>
          <w:tab w:val="left" w:pos="4830"/>
        </w:tabs>
        <w:spacing w:line="276" w:lineRule="auto"/>
        <w:jc w:val="both"/>
        <w:rPr>
          <w:lang w:val="vi-VN"/>
        </w:rPr>
      </w:pPr>
      <w:r w:rsidRPr="00E21CDD">
        <w:t>Trong lý thuyết, có nhiều mô hình có thể được sử dụng để dự báo chuỗi thời gian. Một số mô hình tiêu biểu gồm:</w:t>
      </w:r>
    </w:p>
    <w:p w14:paraId="7D5F39BB" w14:textId="7EFC040F" w:rsidR="00E21CDD" w:rsidRPr="00406BB7" w:rsidRDefault="00E21CDD">
      <w:pPr>
        <w:pStyle w:val="Heading3"/>
        <w:pPrChange w:id="797" w:author="minh thư" w:date="2025-08-19T19:03:00Z" w16du:dateUtc="2025-08-19T12:03:00Z">
          <w:pPr>
            <w:tabs>
              <w:tab w:val="left" w:pos="567"/>
              <w:tab w:val="left" w:pos="4830"/>
            </w:tabs>
            <w:spacing w:line="276" w:lineRule="auto"/>
            <w:jc w:val="both"/>
          </w:pPr>
        </w:pPrChange>
      </w:pPr>
      <w:bookmarkStart w:id="798" w:name="_Toc206579000"/>
      <w:r w:rsidRPr="00406BB7">
        <w:t>3.1. Mô hình ARIMA (Autoregressive Integrated Moving Average)</w:t>
      </w:r>
      <w:bookmarkEnd w:id="798"/>
    </w:p>
    <w:p w14:paraId="2C7E62E4" w14:textId="77777777" w:rsidR="00C661B1" w:rsidRPr="00C661B1" w:rsidRDefault="00C661B1" w:rsidP="00C661B1">
      <w:pPr>
        <w:tabs>
          <w:tab w:val="left" w:pos="567"/>
          <w:tab w:val="left" w:pos="4830"/>
        </w:tabs>
        <w:spacing w:line="276" w:lineRule="auto"/>
        <w:jc w:val="both"/>
      </w:pPr>
      <w:del w:id="799" w:author="minh thư" w:date="2025-08-19T18:56:00Z" w16du:dateUtc="2025-08-19T11:56:00Z">
        <w:r w:rsidRPr="00C661B1" w:rsidDel="00406BB7">
          <w:delText xml:space="preserve"> </w:delText>
        </w:r>
      </w:del>
      <w:r w:rsidRPr="00C661B1">
        <w:t xml:space="preserve"> Đây là mô hình truyền thống phổ biến trong phân tích chuỗi thời gian.</w:t>
      </w:r>
    </w:p>
    <w:p w14:paraId="07A49E99" w14:textId="77777777" w:rsidR="00C661B1" w:rsidRPr="00C661B1" w:rsidRDefault="00C661B1" w:rsidP="00C661B1">
      <w:pPr>
        <w:tabs>
          <w:tab w:val="left" w:pos="567"/>
          <w:tab w:val="left" w:pos="4830"/>
        </w:tabs>
        <w:spacing w:line="276" w:lineRule="auto"/>
        <w:jc w:val="both"/>
      </w:pPr>
      <w:del w:id="800" w:author="minh thư" w:date="2025-08-19T18:57:00Z" w16du:dateUtc="2025-08-19T11:57:00Z">
        <w:r w:rsidRPr="00C661B1" w:rsidDel="00406BB7">
          <w:delText xml:space="preserve"> </w:delText>
        </w:r>
      </w:del>
      <w:r w:rsidRPr="00C661B1">
        <w:t xml:space="preserve"> ARIMA kết hợp ba thành phần:</w:t>
      </w:r>
    </w:p>
    <w:p w14:paraId="5164F7EC" w14:textId="77777777" w:rsidR="00C661B1" w:rsidRPr="00C661B1" w:rsidRDefault="00C661B1" w:rsidP="00C661B1">
      <w:pPr>
        <w:numPr>
          <w:ilvl w:val="0"/>
          <w:numId w:val="33"/>
        </w:numPr>
        <w:tabs>
          <w:tab w:val="left" w:pos="567"/>
          <w:tab w:val="left" w:pos="4830"/>
        </w:tabs>
        <w:spacing w:line="276" w:lineRule="auto"/>
        <w:jc w:val="both"/>
      </w:pPr>
      <w:r w:rsidRPr="00C661B1">
        <w:t>AR (tự hồi quy): phụ thuộc vào các giá trị trước đó.</w:t>
      </w:r>
    </w:p>
    <w:p w14:paraId="2987F63F" w14:textId="77777777" w:rsidR="00C661B1" w:rsidRPr="00C661B1" w:rsidRDefault="00C661B1" w:rsidP="00C661B1">
      <w:pPr>
        <w:numPr>
          <w:ilvl w:val="0"/>
          <w:numId w:val="33"/>
        </w:numPr>
        <w:tabs>
          <w:tab w:val="left" w:pos="567"/>
          <w:tab w:val="left" w:pos="4830"/>
        </w:tabs>
        <w:spacing w:line="276" w:lineRule="auto"/>
        <w:jc w:val="both"/>
      </w:pPr>
      <w:r w:rsidRPr="00C661B1">
        <w:t>I (tích phân): sai phân để biến chuỗi không dừng thành chuỗi dừng.</w:t>
      </w:r>
    </w:p>
    <w:p w14:paraId="5FFE9CBC" w14:textId="77777777" w:rsidR="00C661B1" w:rsidRPr="00C661B1" w:rsidRDefault="00C661B1" w:rsidP="00C661B1">
      <w:pPr>
        <w:numPr>
          <w:ilvl w:val="0"/>
          <w:numId w:val="33"/>
        </w:numPr>
        <w:tabs>
          <w:tab w:val="left" w:pos="567"/>
          <w:tab w:val="left" w:pos="4830"/>
        </w:tabs>
        <w:spacing w:line="276" w:lineRule="auto"/>
        <w:jc w:val="both"/>
      </w:pPr>
      <w:r w:rsidRPr="00C661B1">
        <w:t>MA (trung bình trượt): dựa vào phần dư (residual) từ các dự đoán trước.</w:t>
      </w:r>
    </w:p>
    <w:p w14:paraId="45CFCDEF" w14:textId="77777777" w:rsidR="00C661B1" w:rsidRPr="00C661B1" w:rsidRDefault="00C661B1" w:rsidP="00C661B1">
      <w:pPr>
        <w:tabs>
          <w:tab w:val="left" w:pos="567"/>
          <w:tab w:val="left" w:pos="4830"/>
        </w:tabs>
        <w:spacing w:line="276" w:lineRule="auto"/>
        <w:jc w:val="both"/>
      </w:pPr>
      <w:del w:id="801" w:author="minh thư" w:date="2025-08-19T18:58:00Z" w16du:dateUtc="2025-08-19T11:58:00Z">
        <w:r w:rsidRPr="00C661B1" w:rsidDel="00406BB7">
          <w:delText xml:space="preserve"> </w:delText>
        </w:r>
      </w:del>
      <w:r w:rsidRPr="00C661B1">
        <w:t xml:space="preserve"> Ưu điểm: dễ hiểu, áp dụng rộng rãi.</w:t>
      </w:r>
    </w:p>
    <w:p w14:paraId="501C2A68" w14:textId="77777777" w:rsidR="00C661B1" w:rsidRPr="00C661B1" w:rsidRDefault="00C661B1" w:rsidP="00C661B1">
      <w:pPr>
        <w:tabs>
          <w:tab w:val="left" w:pos="567"/>
          <w:tab w:val="left" w:pos="4830"/>
        </w:tabs>
        <w:spacing w:line="276" w:lineRule="auto"/>
        <w:jc w:val="both"/>
      </w:pPr>
      <w:del w:id="802" w:author="minh thư" w:date="2025-08-19T18:58:00Z" w16du:dateUtc="2025-08-19T11:58:00Z">
        <w:r w:rsidRPr="00C661B1" w:rsidDel="00406BB7">
          <w:lastRenderedPageBreak/>
          <w:delText xml:space="preserve">  </w:delText>
        </w:r>
      </w:del>
      <w:r w:rsidRPr="00C661B1">
        <w:t>Nhược điểm: khó xử lý dữ liệu lớn và phức tạp, không trực quan khi phân tích theo mùa vụ dài.</w:t>
      </w:r>
    </w:p>
    <w:p w14:paraId="1BC07DC5" w14:textId="30289FB2" w:rsidR="00E21CDD" w:rsidRPr="00E21CDD" w:rsidRDefault="00C661B1">
      <w:pPr>
        <w:pStyle w:val="Heading3"/>
        <w:pPrChange w:id="803" w:author="minh thư" w:date="2025-08-19T19:03:00Z" w16du:dateUtc="2025-08-19T12:03:00Z">
          <w:pPr>
            <w:tabs>
              <w:tab w:val="left" w:pos="567"/>
              <w:tab w:val="left" w:pos="4830"/>
            </w:tabs>
            <w:spacing w:line="276" w:lineRule="auto"/>
            <w:jc w:val="both"/>
          </w:pPr>
        </w:pPrChange>
      </w:pPr>
      <w:bookmarkStart w:id="804" w:name="_Toc206579001"/>
      <w:r>
        <w:t>3.2. Mô hình SARIMA (Seasonal ARIMA)</w:t>
      </w:r>
      <w:bookmarkEnd w:id="804"/>
    </w:p>
    <w:p w14:paraId="0331AB96" w14:textId="65262401" w:rsidR="00C661B1" w:rsidRPr="00C661B1" w:rsidRDefault="00C661B1" w:rsidP="00C661B1">
      <w:pPr>
        <w:pStyle w:val="ListParagraph"/>
        <w:numPr>
          <w:ilvl w:val="0"/>
          <w:numId w:val="33"/>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Là biến thể của ARIMA, bổ sung thêm thành phần mùa vụ.</w:t>
      </w:r>
    </w:p>
    <w:p w14:paraId="239053F0" w14:textId="24EE6EC9" w:rsidR="00C661B1" w:rsidRPr="00C661B1" w:rsidRDefault="00C661B1" w:rsidP="00C661B1">
      <w:pPr>
        <w:pStyle w:val="ListParagraph"/>
        <w:numPr>
          <w:ilvl w:val="0"/>
          <w:numId w:val="33"/>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Phù hợp với dữ liệu có tính lặp lại theo tháng, quý hoặc năm.</w:t>
      </w:r>
    </w:p>
    <w:p w14:paraId="72F0EBBD" w14:textId="241669BB" w:rsidR="00C661B1" w:rsidRPr="00C661B1" w:rsidRDefault="00C661B1" w:rsidP="00C661B1">
      <w:pPr>
        <w:pStyle w:val="ListParagraph"/>
        <w:numPr>
          <w:ilvl w:val="0"/>
          <w:numId w:val="33"/>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Hạn chế: việc xác định các tham số (p, d, q, P, D, Q, s) phức tạp và tốn nhiều thời gian</w:t>
      </w:r>
    </w:p>
    <w:p w14:paraId="40D18C3B" w14:textId="2BC2A847" w:rsidR="00C661B1" w:rsidRPr="00C661B1" w:rsidRDefault="00C661B1">
      <w:pPr>
        <w:pStyle w:val="Heading3"/>
        <w:pPrChange w:id="805" w:author="minh thư" w:date="2025-08-19T19:03:00Z" w16du:dateUtc="2025-08-19T12:03:00Z">
          <w:pPr>
            <w:tabs>
              <w:tab w:val="left" w:pos="567"/>
              <w:tab w:val="left" w:pos="4830"/>
            </w:tabs>
            <w:spacing w:line="276" w:lineRule="auto"/>
            <w:jc w:val="both"/>
          </w:pPr>
        </w:pPrChange>
      </w:pPr>
      <w:bookmarkStart w:id="806" w:name="_Toc206579002"/>
      <w:r>
        <w:t xml:space="preserve">3.3. </w:t>
      </w:r>
      <w:r w:rsidRPr="00C661B1">
        <w:t>Mô hình học máy (Machine Learning Models)</w:t>
      </w:r>
      <w:bookmarkEnd w:id="806"/>
    </w:p>
    <w:p w14:paraId="4D030D3B" w14:textId="3528EDAD" w:rsidR="00C661B1" w:rsidRPr="00C661B1" w:rsidRDefault="00C661B1" w:rsidP="00C661B1">
      <w:pPr>
        <w:pStyle w:val="ListParagraph"/>
        <w:numPr>
          <w:ilvl w:val="0"/>
          <w:numId w:val="35"/>
        </w:numPr>
        <w:tabs>
          <w:tab w:val="left" w:pos="567"/>
          <w:tab w:val="left" w:pos="4830"/>
        </w:tabs>
        <w:spacing w:line="276" w:lineRule="auto"/>
        <w:jc w:val="both"/>
        <w:rPr>
          <w:rFonts w:ascii="Times New Roman" w:hAnsi="Times New Roman" w:cs="Times New Roman"/>
          <w:sz w:val="26"/>
          <w:szCs w:val="26"/>
          <w:lang w:val="vi-VN"/>
        </w:rPr>
      </w:pPr>
      <w:r w:rsidRPr="00C661B1">
        <w:rPr>
          <w:rFonts w:ascii="Times New Roman" w:hAnsi="Times New Roman" w:cs="Times New Roman"/>
          <w:sz w:val="26"/>
          <w:szCs w:val="26"/>
          <w:lang w:val="vi-VN"/>
        </w:rPr>
        <w:t>Các phương pháp như Random Forest, Gradient Boosting, hay XGBoost có thể áp dụng cho chuỗi thời gian.</w:t>
      </w:r>
    </w:p>
    <w:p w14:paraId="1584ADDF" w14:textId="6A2B89D6" w:rsidR="00C661B1" w:rsidRPr="00C661B1" w:rsidRDefault="00C661B1" w:rsidP="00C661B1">
      <w:pPr>
        <w:pStyle w:val="ListParagraph"/>
        <w:numPr>
          <w:ilvl w:val="0"/>
          <w:numId w:val="35"/>
        </w:numPr>
        <w:tabs>
          <w:tab w:val="left" w:pos="567"/>
          <w:tab w:val="left" w:pos="4830"/>
        </w:tabs>
        <w:spacing w:line="276" w:lineRule="auto"/>
        <w:jc w:val="both"/>
        <w:rPr>
          <w:rFonts w:ascii="Times New Roman" w:hAnsi="Times New Roman" w:cs="Times New Roman"/>
          <w:sz w:val="26"/>
          <w:szCs w:val="26"/>
          <w:lang w:val="vi-VN"/>
        </w:rPr>
      </w:pPr>
      <w:r w:rsidRPr="00C661B1">
        <w:rPr>
          <w:rFonts w:ascii="Times New Roman" w:hAnsi="Times New Roman" w:cs="Times New Roman"/>
          <w:sz w:val="26"/>
          <w:szCs w:val="26"/>
          <w:lang w:val="vi-VN"/>
        </w:rPr>
        <w:t>Ưu điểm: khai thác được nhiều đặc trưng phức tạp.</w:t>
      </w:r>
    </w:p>
    <w:p w14:paraId="5E310436" w14:textId="114E2346" w:rsidR="00C661B1" w:rsidRDefault="00C65AD4" w:rsidP="00C661B1">
      <w:pPr>
        <w:pStyle w:val="ListParagraph"/>
        <w:numPr>
          <w:ilvl w:val="0"/>
          <w:numId w:val="35"/>
        </w:numPr>
        <w:tabs>
          <w:tab w:val="left" w:pos="567"/>
          <w:tab w:val="left" w:pos="4830"/>
        </w:tabs>
        <w:spacing w:line="276" w:lineRule="auto"/>
        <w:jc w:val="both"/>
        <w:rPr>
          <w:rFonts w:ascii="Times New Roman" w:hAnsi="Times New Roman" w:cs="Times New Roman"/>
          <w:sz w:val="26"/>
          <w:szCs w:val="26"/>
          <w:lang w:val="vi-VN"/>
        </w:rPr>
      </w:pPr>
      <w:r>
        <w:rPr>
          <w:noProof/>
        </w:rPr>
        <w:drawing>
          <wp:anchor distT="0" distB="0" distL="114300" distR="114300" simplePos="0" relativeHeight="251673088" behindDoc="0" locked="0" layoutInCell="1" allowOverlap="1" wp14:anchorId="144D42D7" wp14:editId="7DABDC83">
            <wp:simplePos x="0" y="0"/>
            <wp:positionH relativeFrom="margin">
              <wp:posOffset>-635</wp:posOffset>
            </wp:positionH>
            <wp:positionV relativeFrom="paragraph">
              <wp:posOffset>311150</wp:posOffset>
            </wp:positionV>
            <wp:extent cx="5972175" cy="3359150"/>
            <wp:effectExtent l="0" t="0" r="9525" b="0"/>
            <wp:wrapTopAndBottom/>
            <wp:docPr id="829739763" name="Picture 16" descr="Học máy (Machine Learning) là gì? Cách hoạt động và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ọc máy (Machine Learning) là gì? Cách hoạt động và ứng dụ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359150"/>
                    </a:xfrm>
                    <a:prstGeom prst="rect">
                      <a:avLst/>
                    </a:prstGeom>
                    <a:noFill/>
                    <a:ln>
                      <a:noFill/>
                    </a:ln>
                  </pic:spPr>
                </pic:pic>
              </a:graphicData>
            </a:graphic>
          </wp:anchor>
        </w:drawing>
      </w:r>
      <w:r w:rsidR="00C661B1" w:rsidRPr="00C661B1">
        <w:rPr>
          <w:rFonts w:ascii="Times New Roman" w:hAnsi="Times New Roman" w:cs="Times New Roman"/>
          <w:sz w:val="26"/>
          <w:szCs w:val="26"/>
          <w:lang w:val="vi-VN"/>
        </w:rPr>
        <w:t>Nhược điểm: thường yêu cầu lượng dữ liệu lớn và việc giải thích kết quả khó hơn.</w:t>
      </w:r>
    </w:p>
    <w:p w14:paraId="6F6CAD79" w14:textId="54EC9507" w:rsidR="00C65AD4" w:rsidRPr="00C65AD4" w:rsidRDefault="00275BEC">
      <w:pPr>
        <w:pStyle w:val="Hinh"/>
        <w:jc w:val="center"/>
        <w:pPrChange w:id="807" w:author="minh thư" w:date="2025-08-19T18:59:00Z" w16du:dateUtc="2025-08-19T11:59:00Z">
          <w:pPr>
            <w:tabs>
              <w:tab w:val="left" w:pos="567"/>
              <w:tab w:val="left" w:pos="4830"/>
            </w:tabs>
            <w:spacing w:line="276" w:lineRule="auto"/>
            <w:jc w:val="both"/>
          </w:pPr>
        </w:pPrChange>
      </w:pPr>
      <w:bookmarkStart w:id="808" w:name="_Toc206523001"/>
      <w:ins w:id="809" w:author="minh thư" w:date="2025-08-19T16:38:00Z" w16du:dateUtc="2025-08-19T09:38:00Z">
        <w:r>
          <w:t xml:space="preserve">Hình 7: </w:t>
        </w:r>
      </w:ins>
      <w:ins w:id="810" w:author="minh thư" w:date="2025-08-19T16:39:00Z" w16du:dateUtc="2025-08-19T09:39:00Z">
        <w:r>
          <w:t>M</w:t>
        </w:r>
      </w:ins>
      <w:ins w:id="811" w:author="minh thư" w:date="2025-08-19T16:38:00Z" w16du:dateUtc="2025-08-19T09:38:00Z">
        <w:r>
          <w:t>ô hình học máy</w:t>
        </w:r>
      </w:ins>
      <w:bookmarkEnd w:id="808"/>
    </w:p>
    <w:p w14:paraId="4DAFA119" w14:textId="52D77582" w:rsidR="00C661B1" w:rsidRDefault="00C661B1">
      <w:pPr>
        <w:pStyle w:val="Heading3"/>
        <w:pPrChange w:id="812" w:author="minh thư" w:date="2025-08-19T19:03:00Z" w16du:dateUtc="2025-08-19T12:03:00Z">
          <w:pPr>
            <w:tabs>
              <w:tab w:val="left" w:pos="567"/>
              <w:tab w:val="left" w:pos="4830"/>
            </w:tabs>
            <w:spacing w:line="276" w:lineRule="auto"/>
            <w:jc w:val="both"/>
          </w:pPr>
        </w:pPrChange>
      </w:pPr>
      <w:bookmarkStart w:id="813" w:name="_Toc206579003"/>
      <w:r>
        <w:t xml:space="preserve">3.4. </w:t>
      </w:r>
      <w:r w:rsidRPr="00C661B1">
        <w:t>Mạng nơ-ron hồi quy (Recurrent Neural Networks - RNN, LSTM, GRU)</w:t>
      </w:r>
      <w:bookmarkEnd w:id="813"/>
    </w:p>
    <w:p w14:paraId="059745CE" w14:textId="7E3CFC93" w:rsidR="00C661B1" w:rsidRPr="00C661B1" w:rsidRDefault="00C661B1" w:rsidP="00C661B1">
      <w:pPr>
        <w:pStyle w:val="ListParagraph"/>
        <w:numPr>
          <w:ilvl w:val="0"/>
          <w:numId w:val="36"/>
        </w:numPr>
        <w:tabs>
          <w:tab w:val="left" w:pos="567"/>
          <w:tab w:val="left" w:pos="4830"/>
        </w:tabs>
        <w:spacing w:line="276" w:lineRule="auto"/>
        <w:jc w:val="both"/>
        <w:rPr>
          <w:rFonts w:ascii="Times New Roman" w:hAnsi="Times New Roman" w:cs="Times New Roman"/>
          <w:sz w:val="26"/>
          <w:szCs w:val="26"/>
          <w:lang w:val="vi-VN"/>
        </w:rPr>
      </w:pPr>
      <w:r w:rsidRPr="00C661B1">
        <w:rPr>
          <w:rFonts w:ascii="Times New Roman" w:hAnsi="Times New Roman" w:cs="Times New Roman"/>
          <w:sz w:val="26"/>
          <w:szCs w:val="26"/>
          <w:lang w:val="vi-VN"/>
        </w:rPr>
        <w:t>RNN và đặc biệt là LSTM (Long Short-Term Memory) được thiết kế để xử lý dữ liệu chuỗi.</w:t>
      </w:r>
    </w:p>
    <w:p w14:paraId="00295066" w14:textId="25507E2C" w:rsidR="00C661B1" w:rsidRPr="00C661B1" w:rsidRDefault="00C661B1" w:rsidP="00C661B1">
      <w:pPr>
        <w:pStyle w:val="ListParagraph"/>
        <w:numPr>
          <w:ilvl w:val="0"/>
          <w:numId w:val="36"/>
        </w:numPr>
        <w:tabs>
          <w:tab w:val="left" w:pos="567"/>
          <w:tab w:val="left" w:pos="4830"/>
        </w:tabs>
        <w:spacing w:line="276" w:lineRule="auto"/>
        <w:jc w:val="both"/>
        <w:rPr>
          <w:rFonts w:ascii="Times New Roman" w:hAnsi="Times New Roman" w:cs="Times New Roman"/>
          <w:sz w:val="26"/>
          <w:szCs w:val="26"/>
          <w:lang w:val="vi-VN"/>
        </w:rPr>
      </w:pPr>
      <w:r w:rsidRPr="00C661B1">
        <w:rPr>
          <w:rFonts w:ascii="Times New Roman" w:hAnsi="Times New Roman" w:cs="Times New Roman"/>
          <w:sz w:val="26"/>
          <w:szCs w:val="26"/>
          <w:lang w:val="vi-VN"/>
        </w:rPr>
        <w:t>Có khả năng ghi nhớ thông tin quá khứ và dự báo chính xác trong nhiều trường hợp.</w:t>
      </w:r>
    </w:p>
    <w:p w14:paraId="623C9891" w14:textId="4BFE16A5" w:rsidR="00C661B1" w:rsidRPr="00C65AD4" w:rsidRDefault="00C661B1" w:rsidP="00C661B1">
      <w:pPr>
        <w:pStyle w:val="ListParagraph"/>
        <w:numPr>
          <w:ilvl w:val="0"/>
          <w:numId w:val="36"/>
        </w:numPr>
        <w:tabs>
          <w:tab w:val="left" w:pos="567"/>
          <w:tab w:val="left" w:pos="4830"/>
        </w:tabs>
        <w:spacing w:line="276" w:lineRule="auto"/>
        <w:jc w:val="both"/>
        <w:rPr>
          <w:rFonts w:ascii="Times New Roman" w:hAnsi="Times New Roman" w:cs="Times New Roman"/>
          <w:sz w:val="26"/>
          <w:szCs w:val="26"/>
          <w:lang w:val="vi-VN"/>
        </w:rPr>
      </w:pPr>
      <w:r w:rsidRPr="00C661B1">
        <w:rPr>
          <w:rFonts w:ascii="Times New Roman" w:hAnsi="Times New Roman" w:cs="Times New Roman"/>
          <w:sz w:val="26"/>
          <w:szCs w:val="26"/>
          <w:lang w:val="vi-VN"/>
        </w:rPr>
        <w:t>Tuy nhiên, chúng đòi hỏi tài nguyên tính toán cao, khó huấn luyện và cần dữ liệu lớn</w:t>
      </w:r>
      <w:r w:rsidRPr="00C661B1">
        <w:rPr>
          <w:lang w:val="vi-VN"/>
        </w:rPr>
        <w:t>.</w:t>
      </w:r>
    </w:p>
    <w:p w14:paraId="004D0ACE" w14:textId="636935F2" w:rsidR="00C65AD4" w:rsidRPr="00C65AD4" w:rsidRDefault="00275BEC">
      <w:pPr>
        <w:pStyle w:val="Hinh"/>
        <w:jc w:val="center"/>
        <w:pPrChange w:id="814" w:author="minh thư" w:date="2025-08-19T18:59:00Z" w16du:dateUtc="2025-08-19T11:59:00Z">
          <w:pPr>
            <w:tabs>
              <w:tab w:val="left" w:pos="567"/>
              <w:tab w:val="left" w:pos="4830"/>
            </w:tabs>
            <w:spacing w:line="276" w:lineRule="auto"/>
            <w:jc w:val="both"/>
          </w:pPr>
        </w:pPrChange>
      </w:pPr>
      <w:bookmarkStart w:id="815" w:name="_Toc206523002"/>
      <w:ins w:id="816" w:author="minh thư" w:date="2025-08-19T16:39:00Z" w16du:dateUtc="2025-08-19T09:39:00Z">
        <w:r>
          <w:lastRenderedPageBreak/>
          <w:t>Hình</w:t>
        </w:r>
      </w:ins>
      <w:r w:rsidR="00C65AD4">
        <w:rPr>
          <w:noProof/>
        </w:rPr>
        <w:drawing>
          <wp:anchor distT="0" distB="0" distL="114300" distR="114300" simplePos="0" relativeHeight="251674112" behindDoc="0" locked="0" layoutInCell="1" allowOverlap="1" wp14:anchorId="3967FDEB" wp14:editId="496F6FDB">
            <wp:simplePos x="0" y="0"/>
            <wp:positionH relativeFrom="margin">
              <wp:posOffset>-635</wp:posOffset>
            </wp:positionH>
            <wp:positionV relativeFrom="paragraph">
              <wp:posOffset>0</wp:posOffset>
            </wp:positionV>
            <wp:extent cx="5972175" cy="4140835"/>
            <wp:effectExtent l="0" t="0" r="9525" b="0"/>
            <wp:wrapTopAndBottom/>
            <wp:docPr id="787026744" name="Picture 17" descr="RNN là gì? Tất tần tật về mạng nơ-ron hồi quy RNN nê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RNN là gì? Tất tần tật về mạng nơ-ron hồi quy RNN nên biế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140835"/>
                    </a:xfrm>
                    <a:prstGeom prst="rect">
                      <a:avLst/>
                    </a:prstGeom>
                    <a:noFill/>
                    <a:ln>
                      <a:noFill/>
                    </a:ln>
                  </pic:spPr>
                </pic:pic>
              </a:graphicData>
            </a:graphic>
          </wp:anchor>
        </w:drawing>
      </w:r>
      <w:ins w:id="817" w:author="minh thư" w:date="2025-08-19T16:39:00Z" w16du:dateUtc="2025-08-19T09:39:00Z">
        <w:r>
          <w:t xml:space="preserve"> 8: Mô hình mạng nơ-ron</w:t>
        </w:r>
      </w:ins>
      <w:bookmarkEnd w:id="815"/>
    </w:p>
    <w:p w14:paraId="0E91D2F5" w14:textId="535575D5" w:rsidR="00C661B1" w:rsidRPr="00406BB7" w:rsidRDefault="00C661B1">
      <w:pPr>
        <w:pStyle w:val="Heading2"/>
        <w:rPr>
          <w:b/>
          <w:bCs/>
          <w:color w:val="000000" w:themeColor="text1"/>
          <w:lang w:val="vi-VN"/>
          <w:rPrChange w:id="818" w:author="minh thư" w:date="2025-08-19T18:59:00Z" w16du:dateUtc="2025-08-19T11:59:00Z">
            <w:rPr>
              <w:lang w:val="vi-VN"/>
            </w:rPr>
          </w:rPrChange>
        </w:rPr>
        <w:pPrChange w:id="819" w:author="minh thư" w:date="2025-08-19T18:23:00Z" w16du:dateUtc="2025-08-19T11:23:00Z">
          <w:pPr>
            <w:tabs>
              <w:tab w:val="left" w:pos="567"/>
              <w:tab w:val="left" w:pos="4830"/>
            </w:tabs>
            <w:spacing w:line="276" w:lineRule="auto"/>
            <w:jc w:val="both"/>
          </w:pPr>
        </w:pPrChange>
      </w:pPr>
      <w:bookmarkStart w:id="820" w:name="_Toc206579004"/>
      <w:r w:rsidRPr="00406BB7">
        <w:rPr>
          <w:rFonts w:ascii="Times New Roman" w:hAnsi="Times New Roman" w:cs="Times New Roman"/>
          <w:b/>
          <w:bCs/>
          <w:color w:val="000000" w:themeColor="text1"/>
          <w:lang w:val="vi-VN"/>
          <w:rPrChange w:id="821" w:author="minh thư" w:date="2025-08-19T18:59:00Z" w16du:dateUtc="2025-08-19T11:59:00Z">
            <w:rPr>
              <w:lang w:val="vi-VN"/>
            </w:rPr>
          </w:rPrChange>
        </w:rPr>
        <w:t xml:space="preserve">4. </w:t>
      </w:r>
      <w:r w:rsidRPr="00406BB7">
        <w:rPr>
          <w:rFonts w:ascii="Times New Roman" w:hAnsi="Times New Roman" w:cs="Times New Roman"/>
          <w:b/>
          <w:bCs/>
          <w:color w:val="000000" w:themeColor="text1"/>
          <w:rPrChange w:id="822" w:author="minh thư" w:date="2025-08-19T18:59:00Z" w16du:dateUtc="2025-08-19T11:59:00Z">
            <w:rPr/>
          </w:rPrChange>
        </w:rPr>
        <w:t>Mô hình Prophet của Facebook</w:t>
      </w:r>
      <w:bookmarkEnd w:id="820"/>
    </w:p>
    <w:p w14:paraId="5D357D92" w14:textId="316CA7DC" w:rsidR="00C661B1" w:rsidRPr="00C661B1" w:rsidRDefault="00C661B1" w:rsidP="00C661B1">
      <w:pPr>
        <w:tabs>
          <w:tab w:val="left" w:pos="567"/>
          <w:tab w:val="left" w:pos="4830"/>
        </w:tabs>
        <w:spacing w:line="276" w:lineRule="auto"/>
        <w:jc w:val="both"/>
      </w:pPr>
      <w:r w:rsidRPr="00C661B1">
        <w:t>Prophet là một mô hình do Facebook phát triển, được thiết kế để phân tích và dự báo chuỗi thời gian có yếu tố xu hướng, mùa vụ, và những dị thường. Đây là mô hình bán tham số, dựa trên phương trình cộng tuyến tính:</w:t>
      </w:r>
    </w:p>
    <w:p w14:paraId="681F2A65" w14:textId="3AE923B2" w:rsidR="00C661B1" w:rsidRPr="00C661B1" w:rsidRDefault="00C661B1" w:rsidP="00C661B1">
      <w:pPr>
        <w:tabs>
          <w:tab w:val="left" w:pos="567"/>
          <w:tab w:val="left" w:pos="4830"/>
        </w:tabs>
        <w:spacing w:line="276" w:lineRule="auto"/>
        <w:jc w:val="center"/>
      </w:pPr>
      <w:r w:rsidRPr="00C661B1">
        <w:t>y(t)=g(t)+s(t)+h(t)+ εt​</w:t>
      </w:r>
    </w:p>
    <w:p w14:paraId="0EAA5529" w14:textId="04214E15" w:rsidR="00C661B1" w:rsidRPr="00C661B1" w:rsidRDefault="00C661B1" w:rsidP="00C661B1">
      <w:pPr>
        <w:tabs>
          <w:tab w:val="left" w:pos="567"/>
          <w:tab w:val="left" w:pos="4830"/>
        </w:tabs>
        <w:spacing w:line="276" w:lineRule="auto"/>
        <w:jc w:val="both"/>
      </w:pPr>
      <w:r w:rsidRPr="00C661B1">
        <w:t>Trong đó:</w:t>
      </w:r>
    </w:p>
    <w:p w14:paraId="3791D206" w14:textId="1B2758E9" w:rsidR="00C661B1" w:rsidRPr="00C661B1" w:rsidRDefault="00C661B1" w:rsidP="00C661B1">
      <w:pPr>
        <w:numPr>
          <w:ilvl w:val="0"/>
          <w:numId w:val="37"/>
        </w:numPr>
        <w:tabs>
          <w:tab w:val="left" w:pos="567"/>
          <w:tab w:val="left" w:pos="4830"/>
        </w:tabs>
        <w:spacing w:line="276" w:lineRule="auto"/>
        <w:jc w:val="both"/>
      </w:pPr>
      <w:r w:rsidRPr="00C661B1">
        <w:t>g(t): thành phần xu hướng.</w:t>
      </w:r>
    </w:p>
    <w:p w14:paraId="7032F8A2" w14:textId="7FAE6156" w:rsidR="00C661B1" w:rsidRPr="00C661B1" w:rsidRDefault="00C661B1" w:rsidP="00C661B1">
      <w:pPr>
        <w:numPr>
          <w:ilvl w:val="0"/>
          <w:numId w:val="37"/>
        </w:numPr>
        <w:tabs>
          <w:tab w:val="left" w:pos="567"/>
          <w:tab w:val="left" w:pos="4830"/>
        </w:tabs>
        <w:spacing w:line="276" w:lineRule="auto"/>
        <w:jc w:val="both"/>
      </w:pPr>
      <w:r w:rsidRPr="00C661B1">
        <w:t>s(t): thành phần mùa vụ.</w:t>
      </w:r>
    </w:p>
    <w:p w14:paraId="6E79517D" w14:textId="2026533A" w:rsidR="00C661B1" w:rsidRPr="00C661B1" w:rsidRDefault="00C661B1" w:rsidP="00C661B1">
      <w:pPr>
        <w:numPr>
          <w:ilvl w:val="0"/>
          <w:numId w:val="37"/>
        </w:numPr>
        <w:tabs>
          <w:tab w:val="left" w:pos="567"/>
          <w:tab w:val="left" w:pos="4830"/>
        </w:tabs>
        <w:spacing w:line="276" w:lineRule="auto"/>
        <w:jc w:val="both"/>
      </w:pPr>
      <w:r w:rsidRPr="00C661B1">
        <w:t>h(t): thành phần ngày lễ, sự kiện đặc biệt.</w:t>
      </w:r>
    </w:p>
    <w:p w14:paraId="3F382551" w14:textId="4C187664" w:rsidR="00C661B1" w:rsidRPr="00C661B1" w:rsidRDefault="00C661B1" w:rsidP="00C661B1">
      <w:pPr>
        <w:numPr>
          <w:ilvl w:val="0"/>
          <w:numId w:val="37"/>
        </w:numPr>
        <w:tabs>
          <w:tab w:val="left" w:pos="567"/>
          <w:tab w:val="left" w:pos="4830"/>
        </w:tabs>
        <w:spacing w:line="276" w:lineRule="auto"/>
        <w:jc w:val="both"/>
      </w:pPr>
      <w:r w:rsidRPr="00C661B1">
        <w:t>εt: nhiễu ngẫu nhiên.</w:t>
      </w:r>
    </w:p>
    <w:p w14:paraId="67FC6678" w14:textId="77777777" w:rsidR="00C661B1" w:rsidRPr="00C661B1" w:rsidRDefault="00C661B1" w:rsidP="00C661B1">
      <w:pPr>
        <w:tabs>
          <w:tab w:val="left" w:pos="567"/>
          <w:tab w:val="left" w:pos="4830"/>
        </w:tabs>
        <w:spacing w:line="276" w:lineRule="auto"/>
        <w:jc w:val="both"/>
      </w:pPr>
      <w:r w:rsidRPr="00C661B1">
        <w:t>Ưu điểm của Prophet:</w:t>
      </w:r>
    </w:p>
    <w:p w14:paraId="58F405D3" w14:textId="1B8FB567" w:rsidR="00C661B1" w:rsidRPr="00C661B1" w:rsidRDefault="00C661B1" w:rsidP="00C661B1">
      <w:pPr>
        <w:pStyle w:val="ListParagraph"/>
        <w:numPr>
          <w:ilvl w:val="0"/>
          <w:numId w:val="39"/>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 xml:space="preserve">Dễ sử dụng, chỉ cần dữ liệu với hai cột </w:t>
      </w:r>
      <w:r w:rsidRPr="00C661B1">
        <w:rPr>
          <w:rFonts w:ascii="Times New Roman" w:hAnsi="Times New Roman" w:cs="Times New Roman"/>
          <w:b/>
          <w:bCs/>
          <w:sz w:val="26"/>
          <w:szCs w:val="26"/>
        </w:rPr>
        <w:t>ds</w:t>
      </w:r>
      <w:r w:rsidRPr="00C661B1">
        <w:rPr>
          <w:rFonts w:ascii="Times New Roman" w:hAnsi="Times New Roman" w:cs="Times New Roman"/>
          <w:sz w:val="26"/>
          <w:szCs w:val="26"/>
        </w:rPr>
        <w:t xml:space="preserve"> (ngày) và </w:t>
      </w:r>
      <w:r w:rsidRPr="00C661B1">
        <w:rPr>
          <w:rFonts w:ascii="Times New Roman" w:hAnsi="Times New Roman" w:cs="Times New Roman"/>
          <w:b/>
          <w:bCs/>
          <w:sz w:val="26"/>
          <w:szCs w:val="26"/>
        </w:rPr>
        <w:t>y</w:t>
      </w:r>
      <w:r w:rsidRPr="00C661B1">
        <w:rPr>
          <w:rFonts w:ascii="Times New Roman" w:hAnsi="Times New Roman" w:cs="Times New Roman"/>
          <w:sz w:val="26"/>
          <w:szCs w:val="26"/>
        </w:rPr>
        <w:t xml:space="preserve"> (giá trị cần dự báo).</w:t>
      </w:r>
    </w:p>
    <w:p w14:paraId="24904FA3" w14:textId="5E6259BC" w:rsidR="00C661B1" w:rsidRPr="00C661B1" w:rsidRDefault="00C661B1" w:rsidP="00C661B1">
      <w:pPr>
        <w:pStyle w:val="ListParagraph"/>
        <w:numPr>
          <w:ilvl w:val="0"/>
          <w:numId w:val="39"/>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Tự động phát hiện và xử lý các yếu tố xu hướng, mùa vụ.</w:t>
      </w:r>
    </w:p>
    <w:p w14:paraId="4F4BEDD7" w14:textId="77777777" w:rsidR="00C661B1" w:rsidRPr="00C661B1" w:rsidRDefault="00C661B1" w:rsidP="00C661B1">
      <w:pPr>
        <w:pStyle w:val="ListParagraph"/>
        <w:numPr>
          <w:ilvl w:val="0"/>
          <w:numId w:val="39"/>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Có khả năng mở rộng để thêm các biến ngoại sinh (ví dụ: nhiệt độ, độ ẩm).</w:t>
      </w:r>
    </w:p>
    <w:p w14:paraId="2EF031D7" w14:textId="77777777" w:rsidR="00C661B1" w:rsidRPr="00C65AD4" w:rsidRDefault="00C661B1" w:rsidP="00C661B1">
      <w:pPr>
        <w:pStyle w:val="ListParagraph"/>
        <w:numPr>
          <w:ilvl w:val="0"/>
          <w:numId w:val="39"/>
        </w:numPr>
        <w:tabs>
          <w:tab w:val="left" w:pos="567"/>
          <w:tab w:val="left" w:pos="4830"/>
        </w:tabs>
        <w:spacing w:line="276" w:lineRule="auto"/>
        <w:jc w:val="both"/>
        <w:rPr>
          <w:rFonts w:ascii="Times New Roman" w:hAnsi="Times New Roman" w:cs="Times New Roman"/>
          <w:sz w:val="26"/>
          <w:szCs w:val="26"/>
        </w:rPr>
      </w:pPr>
      <w:r w:rsidRPr="00C661B1">
        <w:rPr>
          <w:rFonts w:ascii="Times New Roman" w:hAnsi="Times New Roman" w:cs="Times New Roman"/>
          <w:sz w:val="26"/>
          <w:szCs w:val="26"/>
        </w:rPr>
        <w:t>Thời gian huấn luyện nhanh, phù hợp với cả nhà nghiên cứu không chuyên về thống kê.</w:t>
      </w:r>
    </w:p>
    <w:p w14:paraId="2201315D" w14:textId="3E1FF91F" w:rsidR="00C65AD4" w:rsidRPr="00C65AD4" w:rsidRDefault="00C65AD4" w:rsidP="00C65AD4">
      <w:pPr>
        <w:tabs>
          <w:tab w:val="left" w:pos="567"/>
          <w:tab w:val="left" w:pos="4830"/>
        </w:tabs>
        <w:spacing w:line="276" w:lineRule="auto"/>
        <w:ind w:left="360"/>
        <w:jc w:val="both"/>
        <w:rPr>
          <w:lang w:val="vi-VN"/>
        </w:rPr>
      </w:pPr>
    </w:p>
    <w:p w14:paraId="5D5DF3F0" w14:textId="77777777" w:rsidR="00C65AD4" w:rsidRDefault="00C65AD4" w:rsidP="00C661B1">
      <w:pPr>
        <w:tabs>
          <w:tab w:val="left" w:pos="567"/>
          <w:tab w:val="left" w:pos="4830"/>
        </w:tabs>
        <w:spacing w:line="276" w:lineRule="auto"/>
        <w:jc w:val="both"/>
        <w:rPr>
          <w:lang w:val="vi-VN"/>
        </w:rPr>
      </w:pPr>
    </w:p>
    <w:p w14:paraId="1F146D1A" w14:textId="3A8DC0CF" w:rsidR="00C65AD4" w:rsidRDefault="00C65AD4" w:rsidP="00C661B1">
      <w:pPr>
        <w:tabs>
          <w:tab w:val="left" w:pos="567"/>
          <w:tab w:val="left" w:pos="4830"/>
        </w:tabs>
        <w:spacing w:line="276" w:lineRule="auto"/>
        <w:jc w:val="both"/>
        <w:rPr>
          <w:lang w:val="vi-VN"/>
        </w:rPr>
      </w:pPr>
    </w:p>
    <w:p w14:paraId="4FB4CBB0" w14:textId="6B2A936C" w:rsidR="00C661B1" w:rsidRDefault="00C65AD4" w:rsidP="00C661B1">
      <w:pPr>
        <w:tabs>
          <w:tab w:val="left" w:pos="567"/>
          <w:tab w:val="left" w:pos="4830"/>
        </w:tabs>
        <w:spacing w:line="276" w:lineRule="auto"/>
        <w:jc w:val="both"/>
        <w:rPr>
          <w:lang w:val="vi-VN"/>
        </w:rPr>
      </w:pPr>
      <w:r>
        <w:rPr>
          <w:noProof/>
        </w:rPr>
        <w:drawing>
          <wp:anchor distT="0" distB="0" distL="114300" distR="114300" simplePos="0" relativeHeight="251675136" behindDoc="0" locked="0" layoutInCell="1" allowOverlap="1" wp14:anchorId="2F44107E" wp14:editId="34042E7D">
            <wp:simplePos x="0" y="0"/>
            <wp:positionH relativeFrom="margin">
              <wp:posOffset>-635</wp:posOffset>
            </wp:positionH>
            <wp:positionV relativeFrom="paragraph">
              <wp:posOffset>505460</wp:posOffset>
            </wp:positionV>
            <wp:extent cx="5972175" cy="2936240"/>
            <wp:effectExtent l="0" t="0" r="9525" b="0"/>
            <wp:wrapTopAndBottom/>
            <wp:docPr id="1127428382" name="Picture 18" descr="Tối ưu hóa mô hình dự báo với Facebook Prophet – Những mẹo hữu 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ối ưu hóa mô hình dự báo với Facebook Prophet – Những mẹo hữu í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2936240"/>
                    </a:xfrm>
                    <a:prstGeom prst="rect">
                      <a:avLst/>
                    </a:prstGeom>
                    <a:noFill/>
                    <a:ln>
                      <a:noFill/>
                    </a:ln>
                  </pic:spPr>
                </pic:pic>
              </a:graphicData>
            </a:graphic>
          </wp:anchor>
        </w:drawing>
      </w:r>
      <w:r w:rsidR="00C661B1" w:rsidRPr="00C661B1">
        <w:t>Với bài toán dự báo nồng độ PM2.5, Prophet đặc biệt hữu ích vì nó dễ dàng xử lý các đặc điểm mùa vụ theo tháng, quý hoặc năm, đồng thời cung cấp các đồ thị trực quan.</w:t>
      </w:r>
    </w:p>
    <w:p w14:paraId="0789B0C0" w14:textId="74707F26" w:rsidR="00C65AD4" w:rsidRDefault="00275BEC">
      <w:pPr>
        <w:pStyle w:val="Hinh"/>
        <w:jc w:val="center"/>
        <w:pPrChange w:id="823" w:author="minh thư" w:date="2025-08-19T18:59:00Z" w16du:dateUtc="2025-08-19T11:59:00Z">
          <w:pPr>
            <w:tabs>
              <w:tab w:val="left" w:pos="567"/>
              <w:tab w:val="left" w:pos="4830"/>
            </w:tabs>
            <w:spacing w:line="276" w:lineRule="auto"/>
            <w:jc w:val="both"/>
          </w:pPr>
        </w:pPrChange>
      </w:pPr>
      <w:bookmarkStart w:id="824" w:name="_Toc206523003"/>
      <w:ins w:id="825" w:author="minh thư" w:date="2025-08-19T16:39:00Z" w16du:dateUtc="2025-08-19T09:39:00Z">
        <w:r>
          <w:t xml:space="preserve">Hình 9: </w:t>
        </w:r>
      </w:ins>
      <w:ins w:id="826" w:author="minh thư" w:date="2025-08-19T16:40:00Z" w16du:dateUtc="2025-08-19T09:40:00Z">
        <w:r>
          <w:t>Prophet</w:t>
        </w:r>
      </w:ins>
      <w:bookmarkEnd w:id="824"/>
    </w:p>
    <w:p w14:paraId="075ABB3C" w14:textId="5B668859" w:rsidR="00C661B1" w:rsidRPr="00406BB7" w:rsidRDefault="00C661B1">
      <w:pPr>
        <w:pStyle w:val="Heading2"/>
        <w:rPr>
          <w:b/>
          <w:bCs/>
          <w:color w:val="000000" w:themeColor="text1"/>
          <w:rPrChange w:id="827" w:author="minh thư" w:date="2025-08-19T18:59:00Z" w16du:dateUtc="2025-08-19T11:59:00Z">
            <w:rPr/>
          </w:rPrChange>
        </w:rPr>
        <w:pPrChange w:id="828" w:author="minh thư" w:date="2025-08-19T18:23:00Z" w16du:dateUtc="2025-08-19T11:23:00Z">
          <w:pPr>
            <w:tabs>
              <w:tab w:val="left" w:pos="567"/>
              <w:tab w:val="left" w:pos="4830"/>
            </w:tabs>
            <w:spacing w:line="276" w:lineRule="auto"/>
            <w:jc w:val="both"/>
          </w:pPr>
        </w:pPrChange>
      </w:pPr>
      <w:bookmarkStart w:id="829" w:name="_Toc206579005"/>
      <w:r w:rsidRPr="00406BB7">
        <w:rPr>
          <w:rFonts w:ascii="Times New Roman" w:hAnsi="Times New Roman" w:cs="Times New Roman"/>
          <w:b/>
          <w:bCs/>
          <w:color w:val="000000" w:themeColor="text1"/>
          <w:lang w:val="vi-VN"/>
          <w:rPrChange w:id="830" w:author="minh thư" w:date="2025-08-19T18:59:00Z" w16du:dateUtc="2025-08-19T11:59:00Z">
            <w:rPr>
              <w:lang w:val="vi-VN"/>
            </w:rPr>
          </w:rPrChange>
        </w:rPr>
        <w:t xml:space="preserve">5. </w:t>
      </w:r>
      <w:r w:rsidRPr="00406BB7">
        <w:rPr>
          <w:rFonts w:ascii="Times New Roman" w:hAnsi="Times New Roman" w:cs="Times New Roman"/>
          <w:b/>
          <w:bCs/>
          <w:color w:val="000000" w:themeColor="text1"/>
          <w:rPrChange w:id="831" w:author="minh thư" w:date="2025-08-19T18:59:00Z" w16du:dateUtc="2025-08-19T11:59:00Z">
            <w:rPr/>
          </w:rPrChange>
        </w:rPr>
        <w:t>Ứng dụng mô hình lý thuyết vào bài toán dự báo PM2.5</w:t>
      </w:r>
      <w:bookmarkEnd w:id="829"/>
    </w:p>
    <w:p w14:paraId="511A791C" w14:textId="77777777" w:rsidR="00C661B1" w:rsidRPr="00C661B1" w:rsidRDefault="00C661B1" w:rsidP="00C661B1">
      <w:pPr>
        <w:tabs>
          <w:tab w:val="left" w:pos="567"/>
        </w:tabs>
        <w:rPr>
          <w:sz w:val="24"/>
          <w:szCs w:val="24"/>
        </w:rPr>
      </w:pPr>
      <w:r w:rsidRPr="00C661B1">
        <w:rPr>
          <w:sz w:val="24"/>
          <w:szCs w:val="24"/>
        </w:rPr>
        <w:t>Trong nghiên cứu này, chúng ta áp dụng Prophet để dự báo nồng độ bụi mịn PM2.5 tại Hà Nội và TP.HCM. Lý do lựa chọn Prophet:</w:t>
      </w:r>
    </w:p>
    <w:p w14:paraId="7FA4F877" w14:textId="77777777" w:rsidR="00C661B1" w:rsidRPr="00C661B1" w:rsidRDefault="00C661B1" w:rsidP="00C661B1">
      <w:pPr>
        <w:numPr>
          <w:ilvl w:val="0"/>
          <w:numId w:val="40"/>
        </w:numPr>
        <w:tabs>
          <w:tab w:val="left" w:pos="567"/>
        </w:tabs>
        <w:rPr>
          <w:sz w:val="24"/>
          <w:szCs w:val="24"/>
        </w:rPr>
      </w:pPr>
      <w:r w:rsidRPr="00C661B1">
        <w:rPr>
          <w:sz w:val="24"/>
          <w:szCs w:val="24"/>
        </w:rPr>
        <w:t>Phù hợp với dữ liệu chuỗi thời gian dạng ngày.</w:t>
      </w:r>
    </w:p>
    <w:p w14:paraId="76DCF080" w14:textId="77777777" w:rsidR="00C661B1" w:rsidRPr="00C661B1" w:rsidRDefault="00C661B1" w:rsidP="00C661B1">
      <w:pPr>
        <w:numPr>
          <w:ilvl w:val="0"/>
          <w:numId w:val="40"/>
        </w:numPr>
        <w:tabs>
          <w:tab w:val="left" w:pos="567"/>
        </w:tabs>
        <w:rPr>
          <w:sz w:val="24"/>
          <w:szCs w:val="24"/>
        </w:rPr>
      </w:pPr>
      <w:r w:rsidRPr="00C661B1">
        <w:rPr>
          <w:sz w:val="24"/>
          <w:szCs w:val="24"/>
        </w:rPr>
        <w:t>Có khả năng mô hình hóa mùa vụ (ví dụ: Hà Nội mùa đông nồng độ PM2.5 tăng mạnh).</w:t>
      </w:r>
    </w:p>
    <w:p w14:paraId="150367B2" w14:textId="77777777" w:rsidR="00C661B1" w:rsidRPr="00C661B1" w:rsidRDefault="00C661B1" w:rsidP="00C661B1">
      <w:pPr>
        <w:numPr>
          <w:ilvl w:val="0"/>
          <w:numId w:val="40"/>
        </w:numPr>
        <w:tabs>
          <w:tab w:val="left" w:pos="567"/>
        </w:tabs>
        <w:rPr>
          <w:sz w:val="24"/>
          <w:szCs w:val="24"/>
        </w:rPr>
      </w:pPr>
      <w:r w:rsidRPr="00C661B1">
        <w:rPr>
          <w:sz w:val="24"/>
          <w:szCs w:val="24"/>
        </w:rPr>
        <w:t>Trực quan, dễ giải thích khi trình bày trong báo cáo.</w:t>
      </w:r>
    </w:p>
    <w:p w14:paraId="3EADE19E" w14:textId="77777777" w:rsidR="00C661B1" w:rsidRPr="00C661B1" w:rsidRDefault="00C661B1" w:rsidP="00C661B1">
      <w:pPr>
        <w:tabs>
          <w:tab w:val="left" w:pos="567"/>
        </w:tabs>
        <w:rPr>
          <w:sz w:val="24"/>
          <w:szCs w:val="24"/>
        </w:rPr>
      </w:pPr>
      <w:r w:rsidRPr="00C661B1">
        <w:rPr>
          <w:sz w:val="24"/>
          <w:szCs w:val="24"/>
        </w:rPr>
        <w:t>Ngoài Prophet, nhóm nghiên cứu cũng tham khảo và so sánh với ARIMA để thấy sự khác biệt. Tuy nhiên, Prophet được đánh giá là phù hợp hơn cho dữ liệu thực tế vì tính dễ triển khai và kết quả trực quan.</w:t>
      </w:r>
    </w:p>
    <w:p w14:paraId="3E9442C3" w14:textId="77777777" w:rsidR="00E21CDD" w:rsidRDefault="00E21CDD" w:rsidP="00C661B1">
      <w:pPr>
        <w:tabs>
          <w:tab w:val="left" w:pos="567"/>
        </w:tabs>
        <w:rPr>
          <w:sz w:val="24"/>
          <w:szCs w:val="24"/>
          <w:lang w:val="vi-VN"/>
        </w:rPr>
      </w:pPr>
    </w:p>
    <w:p w14:paraId="479A9A4D" w14:textId="77777777" w:rsidR="00462FBE" w:rsidRDefault="00462FBE" w:rsidP="00577EBD">
      <w:pPr>
        <w:tabs>
          <w:tab w:val="left" w:pos="567"/>
        </w:tabs>
        <w:ind w:firstLine="284"/>
        <w:jc w:val="center"/>
        <w:rPr>
          <w:sz w:val="24"/>
          <w:szCs w:val="24"/>
          <w:lang w:val="vi-VN"/>
        </w:rPr>
      </w:pPr>
    </w:p>
    <w:p w14:paraId="51F1B3B4" w14:textId="77777777" w:rsidR="00462FBE" w:rsidRDefault="00462FBE" w:rsidP="00577EBD">
      <w:pPr>
        <w:tabs>
          <w:tab w:val="left" w:pos="567"/>
        </w:tabs>
        <w:ind w:firstLine="284"/>
        <w:jc w:val="center"/>
        <w:rPr>
          <w:sz w:val="24"/>
          <w:szCs w:val="24"/>
          <w:lang w:val="vi-VN"/>
        </w:rPr>
      </w:pPr>
    </w:p>
    <w:p w14:paraId="35C36701" w14:textId="77777777" w:rsidR="00462FBE" w:rsidRDefault="00462FBE" w:rsidP="00577EBD">
      <w:pPr>
        <w:tabs>
          <w:tab w:val="left" w:pos="567"/>
        </w:tabs>
        <w:ind w:firstLine="284"/>
        <w:jc w:val="center"/>
        <w:rPr>
          <w:sz w:val="24"/>
          <w:szCs w:val="24"/>
          <w:lang w:val="vi-VN"/>
        </w:rPr>
      </w:pPr>
    </w:p>
    <w:p w14:paraId="2E86C419" w14:textId="77777777" w:rsidR="00462FBE" w:rsidRDefault="00462FBE" w:rsidP="00577EBD">
      <w:pPr>
        <w:tabs>
          <w:tab w:val="left" w:pos="567"/>
        </w:tabs>
        <w:ind w:firstLine="284"/>
        <w:jc w:val="center"/>
        <w:rPr>
          <w:sz w:val="24"/>
          <w:szCs w:val="24"/>
          <w:lang w:val="vi-VN"/>
        </w:rPr>
      </w:pPr>
    </w:p>
    <w:p w14:paraId="29BE463C" w14:textId="77777777" w:rsidR="00462FBE" w:rsidRDefault="00462FBE" w:rsidP="00577EBD">
      <w:pPr>
        <w:tabs>
          <w:tab w:val="left" w:pos="567"/>
        </w:tabs>
        <w:ind w:firstLine="284"/>
        <w:jc w:val="center"/>
        <w:rPr>
          <w:sz w:val="24"/>
          <w:szCs w:val="24"/>
          <w:lang w:val="vi-VN"/>
        </w:rPr>
      </w:pPr>
    </w:p>
    <w:p w14:paraId="284B3B53" w14:textId="77777777" w:rsidR="00462FBE" w:rsidRDefault="00462FBE" w:rsidP="00577EBD">
      <w:pPr>
        <w:tabs>
          <w:tab w:val="left" w:pos="567"/>
        </w:tabs>
        <w:ind w:firstLine="284"/>
        <w:jc w:val="center"/>
        <w:rPr>
          <w:sz w:val="24"/>
          <w:szCs w:val="24"/>
          <w:lang w:val="vi-VN"/>
        </w:rPr>
      </w:pPr>
    </w:p>
    <w:p w14:paraId="65436C2E" w14:textId="77777777" w:rsidR="00462FBE" w:rsidRDefault="00462FBE" w:rsidP="00577EBD">
      <w:pPr>
        <w:tabs>
          <w:tab w:val="left" w:pos="567"/>
        </w:tabs>
        <w:ind w:firstLine="284"/>
        <w:jc w:val="center"/>
        <w:rPr>
          <w:sz w:val="24"/>
          <w:szCs w:val="24"/>
          <w:lang w:val="vi-VN"/>
        </w:rPr>
      </w:pPr>
    </w:p>
    <w:p w14:paraId="3CF41BF9" w14:textId="77777777" w:rsidR="00462FBE" w:rsidRDefault="00462FBE" w:rsidP="00577EBD">
      <w:pPr>
        <w:tabs>
          <w:tab w:val="left" w:pos="567"/>
        </w:tabs>
        <w:ind w:firstLine="284"/>
        <w:jc w:val="center"/>
        <w:rPr>
          <w:sz w:val="24"/>
          <w:szCs w:val="24"/>
          <w:lang w:val="vi-VN"/>
        </w:rPr>
      </w:pPr>
    </w:p>
    <w:p w14:paraId="24B5E659" w14:textId="77777777" w:rsidR="00462FBE" w:rsidRDefault="00462FBE" w:rsidP="00577EBD">
      <w:pPr>
        <w:tabs>
          <w:tab w:val="left" w:pos="567"/>
        </w:tabs>
        <w:ind w:firstLine="284"/>
        <w:jc w:val="center"/>
        <w:rPr>
          <w:sz w:val="24"/>
          <w:szCs w:val="24"/>
          <w:lang w:val="vi-VN"/>
        </w:rPr>
      </w:pPr>
    </w:p>
    <w:p w14:paraId="0A515DF5" w14:textId="77777777" w:rsidR="00462FBE" w:rsidRDefault="00462FBE" w:rsidP="00577EBD">
      <w:pPr>
        <w:tabs>
          <w:tab w:val="left" w:pos="567"/>
        </w:tabs>
        <w:ind w:firstLine="284"/>
        <w:jc w:val="center"/>
        <w:rPr>
          <w:sz w:val="24"/>
          <w:szCs w:val="24"/>
          <w:lang w:val="vi-VN"/>
        </w:rPr>
      </w:pPr>
    </w:p>
    <w:p w14:paraId="62E929DE" w14:textId="77777777" w:rsidR="00462FBE" w:rsidRDefault="00462FBE" w:rsidP="00577EBD">
      <w:pPr>
        <w:tabs>
          <w:tab w:val="left" w:pos="567"/>
        </w:tabs>
        <w:ind w:firstLine="284"/>
        <w:jc w:val="center"/>
        <w:rPr>
          <w:sz w:val="24"/>
          <w:szCs w:val="24"/>
          <w:lang w:val="vi-VN"/>
        </w:rPr>
      </w:pPr>
    </w:p>
    <w:p w14:paraId="398A82FA" w14:textId="77777777" w:rsidR="00462FBE" w:rsidRDefault="00462FBE" w:rsidP="00577EBD">
      <w:pPr>
        <w:tabs>
          <w:tab w:val="left" w:pos="567"/>
        </w:tabs>
        <w:ind w:firstLine="284"/>
        <w:jc w:val="center"/>
        <w:rPr>
          <w:sz w:val="24"/>
          <w:szCs w:val="24"/>
          <w:lang w:val="vi-VN"/>
        </w:rPr>
      </w:pPr>
    </w:p>
    <w:p w14:paraId="5F1628F3" w14:textId="77777777" w:rsidR="00462FBE" w:rsidRDefault="00462FBE" w:rsidP="00577EBD">
      <w:pPr>
        <w:tabs>
          <w:tab w:val="left" w:pos="567"/>
        </w:tabs>
        <w:ind w:firstLine="284"/>
        <w:jc w:val="center"/>
        <w:rPr>
          <w:sz w:val="24"/>
          <w:szCs w:val="24"/>
          <w:lang w:val="vi-VN"/>
        </w:rPr>
      </w:pPr>
    </w:p>
    <w:p w14:paraId="28BFE3C7" w14:textId="77777777" w:rsidR="00462FBE" w:rsidRDefault="00462FBE" w:rsidP="00577EBD">
      <w:pPr>
        <w:tabs>
          <w:tab w:val="left" w:pos="567"/>
        </w:tabs>
        <w:ind w:firstLine="284"/>
        <w:jc w:val="center"/>
        <w:rPr>
          <w:sz w:val="24"/>
          <w:szCs w:val="24"/>
          <w:lang w:val="vi-VN"/>
        </w:rPr>
      </w:pPr>
    </w:p>
    <w:p w14:paraId="538EB5B7" w14:textId="77777777" w:rsidR="00462FBE" w:rsidRDefault="00462FBE" w:rsidP="00577EBD">
      <w:pPr>
        <w:tabs>
          <w:tab w:val="left" w:pos="567"/>
        </w:tabs>
        <w:ind w:firstLine="284"/>
        <w:jc w:val="center"/>
        <w:rPr>
          <w:sz w:val="24"/>
          <w:szCs w:val="24"/>
          <w:lang w:val="vi-VN"/>
        </w:rPr>
      </w:pPr>
    </w:p>
    <w:p w14:paraId="75CE5AD2" w14:textId="77777777" w:rsidR="00462FBE" w:rsidRDefault="00462FBE" w:rsidP="00577EBD">
      <w:pPr>
        <w:tabs>
          <w:tab w:val="left" w:pos="567"/>
        </w:tabs>
        <w:ind w:firstLine="284"/>
        <w:jc w:val="center"/>
        <w:rPr>
          <w:sz w:val="24"/>
          <w:szCs w:val="24"/>
          <w:lang w:val="vi-VN"/>
        </w:rPr>
      </w:pPr>
    </w:p>
    <w:p w14:paraId="087F106C" w14:textId="56834BA3" w:rsidR="00462FBE" w:rsidRPr="00462FBE" w:rsidRDefault="00462FBE">
      <w:pPr>
        <w:pStyle w:val="Heading1"/>
        <w:numPr>
          <w:ilvl w:val="0"/>
          <w:numId w:val="0"/>
        </w:numPr>
        <w:jc w:val="center"/>
        <w:rPr>
          <w:szCs w:val="32"/>
          <w:lang w:val="vi-VN"/>
        </w:rPr>
        <w:pPrChange w:id="832" w:author="minh thư" w:date="2025-08-19T19:00:00Z" w16du:dateUtc="2025-08-19T12:00:00Z">
          <w:pPr>
            <w:tabs>
              <w:tab w:val="left" w:pos="567"/>
            </w:tabs>
            <w:ind w:firstLine="284"/>
            <w:jc w:val="center"/>
          </w:pPr>
        </w:pPrChange>
      </w:pPr>
      <w:bookmarkStart w:id="833" w:name="_Toc206579006"/>
      <w:r w:rsidRPr="004E4BB6">
        <w:lastRenderedPageBreak/>
        <w:t xml:space="preserve">CHƯƠNG </w:t>
      </w:r>
      <w:r>
        <w:t>4</w:t>
      </w:r>
      <w:r>
        <w:rPr>
          <w:lang w:val="vi-VN"/>
        </w:rPr>
        <w:t>: THỰC NGHIỆM VÀ KẾT QUẢ</w:t>
      </w:r>
      <w:bookmarkEnd w:id="833"/>
    </w:p>
    <w:p w14:paraId="0DA5A287" w14:textId="77777777" w:rsidR="00462FBE" w:rsidRPr="00E61604" w:rsidRDefault="00462FBE" w:rsidP="00462FBE">
      <w:pPr>
        <w:tabs>
          <w:tab w:val="left" w:pos="567"/>
        </w:tabs>
        <w:ind w:firstLine="284"/>
        <w:jc w:val="both"/>
        <w:rPr>
          <w:lang w:val="vi-VN"/>
        </w:rPr>
      </w:pPr>
      <w:r w:rsidRPr="00A56192">
        <w:rPr>
          <w:noProof/>
        </w:rPr>
        <mc:AlternateContent>
          <mc:Choice Requires="wps">
            <w:drawing>
              <wp:anchor distT="0" distB="0" distL="114300" distR="114300" simplePos="0" relativeHeight="251677184" behindDoc="0" locked="0" layoutInCell="1" allowOverlap="1" wp14:anchorId="3A3EE364" wp14:editId="19A63D5C">
                <wp:simplePos x="0" y="0"/>
                <wp:positionH relativeFrom="column">
                  <wp:posOffset>0</wp:posOffset>
                </wp:positionH>
                <wp:positionV relativeFrom="paragraph">
                  <wp:posOffset>123190</wp:posOffset>
                </wp:positionV>
                <wp:extent cx="5448300" cy="0"/>
                <wp:effectExtent l="13335" t="12065" r="5715" b="6985"/>
                <wp:wrapNone/>
                <wp:docPr id="190542887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0146E" id="Line 29"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2658DDBA" w14:textId="3E613BF8" w:rsidR="00462FBE" w:rsidRPr="00406BB7" w:rsidRDefault="00462FBE">
      <w:pPr>
        <w:pStyle w:val="Heading2"/>
        <w:rPr>
          <w:b/>
          <w:bCs/>
          <w:color w:val="000000" w:themeColor="text1"/>
          <w:lang w:val="vi-VN"/>
          <w:rPrChange w:id="834" w:author="minh thư" w:date="2025-08-19T19:00:00Z" w16du:dateUtc="2025-08-19T12:00:00Z">
            <w:rPr>
              <w:lang w:val="vi-VN"/>
            </w:rPr>
          </w:rPrChange>
        </w:rPr>
        <w:pPrChange w:id="835" w:author="minh thư" w:date="2025-08-19T18:24:00Z" w16du:dateUtc="2025-08-19T11:24:00Z">
          <w:pPr>
            <w:tabs>
              <w:tab w:val="left" w:pos="567"/>
              <w:tab w:val="left" w:pos="4830"/>
            </w:tabs>
            <w:spacing w:line="276" w:lineRule="auto"/>
            <w:jc w:val="both"/>
          </w:pPr>
        </w:pPrChange>
      </w:pPr>
      <w:bookmarkStart w:id="836" w:name="_Toc206579007"/>
      <w:r w:rsidRPr="00406BB7">
        <w:rPr>
          <w:rFonts w:ascii="Times New Roman" w:hAnsi="Times New Roman" w:cs="Times New Roman"/>
          <w:b/>
          <w:bCs/>
          <w:color w:val="000000" w:themeColor="text1"/>
          <w:lang w:val="vi-VN"/>
          <w:rPrChange w:id="837" w:author="minh thư" w:date="2025-08-19T19:00:00Z" w16du:dateUtc="2025-08-19T12:00:00Z">
            <w:rPr>
              <w:lang w:val="vi-VN"/>
            </w:rPr>
          </w:rPrChange>
        </w:rPr>
        <w:t xml:space="preserve">1. </w:t>
      </w:r>
      <w:r w:rsidR="00861B0C" w:rsidRPr="00406BB7">
        <w:rPr>
          <w:rFonts w:ascii="Times New Roman" w:hAnsi="Times New Roman" w:cs="Times New Roman"/>
          <w:b/>
          <w:bCs/>
          <w:color w:val="000000" w:themeColor="text1"/>
          <w:lang w:val="vi-VN"/>
          <w:rPrChange w:id="838" w:author="minh thư" w:date="2025-08-19T19:00:00Z" w16du:dateUtc="2025-08-19T12:00:00Z">
            <w:rPr>
              <w:lang w:val="vi-VN"/>
            </w:rPr>
          </w:rPrChange>
        </w:rPr>
        <w:t>Nguồn bộ dữ liệu</w:t>
      </w:r>
      <w:bookmarkEnd w:id="836"/>
      <w:r w:rsidR="00861B0C" w:rsidRPr="00406BB7">
        <w:rPr>
          <w:rFonts w:ascii="Times New Roman" w:hAnsi="Times New Roman" w:cs="Times New Roman"/>
          <w:b/>
          <w:bCs/>
          <w:color w:val="000000" w:themeColor="text1"/>
          <w:lang w:val="vi-VN"/>
          <w:rPrChange w:id="839" w:author="minh thư" w:date="2025-08-19T19:00:00Z" w16du:dateUtc="2025-08-19T12:00:00Z">
            <w:rPr>
              <w:lang w:val="vi-VN"/>
            </w:rPr>
          </w:rPrChange>
        </w:rPr>
        <w:t xml:space="preserve"> </w:t>
      </w:r>
    </w:p>
    <w:p w14:paraId="687FD00F" w14:textId="52AE75A3" w:rsidR="008E04DC" w:rsidRDefault="008E04DC" w:rsidP="008E04DC">
      <w:pPr>
        <w:tabs>
          <w:tab w:val="left" w:pos="567"/>
        </w:tabs>
        <w:rPr>
          <w:noProof/>
          <w:lang w:val="vi-VN"/>
        </w:rPr>
      </w:pPr>
      <w:r>
        <w:rPr>
          <w:noProof/>
        </w:rPr>
        <w:drawing>
          <wp:anchor distT="0" distB="0" distL="114300" distR="114300" simplePos="0" relativeHeight="251680256" behindDoc="0" locked="0" layoutInCell="1" allowOverlap="1" wp14:anchorId="0021B017" wp14:editId="1C49A455">
            <wp:simplePos x="0" y="0"/>
            <wp:positionH relativeFrom="column">
              <wp:posOffset>120989</wp:posOffset>
            </wp:positionH>
            <wp:positionV relativeFrom="paragraph">
              <wp:posOffset>1572083</wp:posOffset>
            </wp:positionV>
            <wp:extent cx="5443855" cy="2106295"/>
            <wp:effectExtent l="0" t="0" r="4445" b="8255"/>
            <wp:wrapTopAndBottom/>
            <wp:docPr id="629682397" name="Picture 9" descr="Kagg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ggle - Wiki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3855" cy="2106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04DC">
        <w:rPr>
          <w:noProof/>
        </w:rPr>
        <w:t>Trong quá trình thực hiện đề tài, nhóm đã sử dụng hai bộ dữ liệu về chất lượng không khí tại Hà Nội và Thành phố Hồ Chí Minh trong giai đoạn năm 2020 và 2021. Cụ thể, dữ liệu được thu thập từ nền tảng Kaggle, vốn là nơi chia sẻ, lưu trữ và cung cấp các tập dữ liệu phục vụ nghiên cứu. Các bộ dữ liệu này có nguồn gốc gốc từ IQAir (AirVisual API) – một hệ thống giám sát chất lượng không khí toàn cầu cung cấp thông tin theo thời gian thực về các chỉ số ô nhiễm như PM2.5, PM10, O₃, NO₂, SO₂, CO,... Nhờ vào việc khai thác dữ liệu từ Kaggle, nhóm có thể dễ dàng truy cập và tải xuống dữ liệu đã được chuẩn hóa, thuận tiện cho quá trình tiền xử lý và phân tích trong đồ án.</w:t>
      </w:r>
    </w:p>
    <w:p w14:paraId="4AF716B8" w14:textId="1C26B4BA" w:rsidR="008E04DC" w:rsidRPr="00654448" w:rsidRDefault="00275BEC">
      <w:pPr>
        <w:pStyle w:val="Hinh"/>
        <w:jc w:val="center"/>
        <w:rPr>
          <w:rPrChange w:id="840" w:author="minh thư" w:date="2025-08-19T19:07:00Z" w16du:dateUtc="2025-08-19T12:07:00Z">
            <w:rPr>
              <w:noProof/>
            </w:rPr>
          </w:rPrChange>
        </w:rPr>
        <w:pPrChange w:id="841" w:author="minh thư" w:date="2025-08-19T19:08:00Z" w16du:dateUtc="2025-08-19T12:08:00Z">
          <w:pPr>
            <w:tabs>
              <w:tab w:val="left" w:pos="567"/>
            </w:tabs>
            <w:ind w:firstLine="284"/>
          </w:pPr>
        </w:pPrChange>
      </w:pPr>
      <w:bookmarkStart w:id="842" w:name="_Toc206523004"/>
      <w:ins w:id="843" w:author="minh thư" w:date="2025-08-19T16:40:00Z" w16du:dateUtc="2025-08-19T09:40:00Z">
        <w:r w:rsidRPr="00654448">
          <w:rPr>
            <w:rPrChange w:id="844" w:author="minh thư" w:date="2025-08-19T19:07:00Z" w16du:dateUtc="2025-08-19T12:07:00Z">
              <w:rPr>
                <w:noProof/>
              </w:rPr>
            </w:rPrChange>
          </w:rPr>
          <w:t>Hình 10:</w:t>
        </w:r>
      </w:ins>
      <w:ins w:id="845" w:author="minh thư" w:date="2025-08-19T16:42:00Z" w16du:dateUtc="2025-08-19T09:42:00Z">
        <w:r w:rsidRPr="00654448">
          <w:rPr>
            <w:rPrChange w:id="846" w:author="minh thư" w:date="2025-08-19T19:07:00Z" w16du:dateUtc="2025-08-19T12:07:00Z">
              <w:rPr>
                <w:noProof/>
              </w:rPr>
            </w:rPrChange>
          </w:rPr>
          <w:t>Nguồn gốc bộ dữ liệu từ</w:t>
        </w:r>
      </w:ins>
      <w:ins w:id="847" w:author="minh thư" w:date="2025-08-19T16:40:00Z" w16du:dateUtc="2025-08-19T09:40:00Z">
        <w:r w:rsidRPr="00654448">
          <w:rPr>
            <w:rPrChange w:id="848" w:author="minh thư" w:date="2025-08-19T19:07:00Z" w16du:dateUtc="2025-08-19T12:07:00Z">
              <w:rPr>
                <w:noProof/>
              </w:rPr>
            </w:rPrChange>
          </w:rPr>
          <w:t xml:space="preserve"> Kaggle</w:t>
        </w:r>
      </w:ins>
      <w:bookmarkEnd w:id="842"/>
    </w:p>
    <w:p w14:paraId="4A390DC7" w14:textId="231E9D28" w:rsidR="008602BD" w:rsidRPr="00406BB7" w:rsidRDefault="001A5902">
      <w:pPr>
        <w:pStyle w:val="Heading2"/>
        <w:rPr>
          <w:b/>
          <w:bCs/>
          <w:color w:val="000000" w:themeColor="text1"/>
          <w:lang w:val="vi-VN"/>
          <w:rPrChange w:id="849" w:author="minh thư" w:date="2025-08-19T19:00:00Z" w16du:dateUtc="2025-08-19T12:00:00Z">
            <w:rPr>
              <w:sz w:val="24"/>
              <w:szCs w:val="24"/>
              <w:lang w:val="vi-VN"/>
            </w:rPr>
          </w:rPrChange>
        </w:rPr>
        <w:pPrChange w:id="850" w:author="minh thư" w:date="2025-08-19T18:24:00Z" w16du:dateUtc="2025-08-19T11:24:00Z">
          <w:pPr>
            <w:tabs>
              <w:tab w:val="left" w:pos="567"/>
            </w:tabs>
          </w:pPr>
        </w:pPrChange>
      </w:pPr>
      <w:bookmarkStart w:id="851" w:name="_Toc206579008"/>
      <w:r w:rsidRPr="00406BB7">
        <w:rPr>
          <w:rFonts w:ascii="Times New Roman" w:hAnsi="Times New Roman" w:cs="Times New Roman"/>
          <w:b/>
          <w:bCs/>
          <w:color w:val="000000" w:themeColor="text1"/>
          <w:sz w:val="24"/>
          <w:szCs w:val="24"/>
          <w:lang w:val="vi-VN"/>
          <w:rPrChange w:id="852" w:author="minh thư" w:date="2025-08-19T19:00:00Z" w16du:dateUtc="2025-08-19T12:00:00Z">
            <w:rPr>
              <w:sz w:val="24"/>
              <w:szCs w:val="24"/>
              <w:lang w:val="vi-VN"/>
            </w:rPr>
          </w:rPrChange>
        </w:rPr>
        <w:t>2</w:t>
      </w:r>
      <w:r w:rsidRPr="00406BB7">
        <w:rPr>
          <w:rFonts w:ascii="Times New Roman" w:hAnsi="Times New Roman" w:cs="Times New Roman"/>
          <w:b/>
          <w:bCs/>
          <w:color w:val="000000" w:themeColor="text1"/>
          <w:lang w:val="vi-VN"/>
          <w:rPrChange w:id="853" w:author="minh thư" w:date="2025-08-19T19:00:00Z" w16du:dateUtc="2025-08-19T12:00:00Z">
            <w:rPr>
              <w:sz w:val="24"/>
              <w:szCs w:val="24"/>
              <w:lang w:val="vi-VN"/>
            </w:rPr>
          </w:rPrChange>
        </w:rPr>
        <w:t>. Chuẩn bị dữ liệu</w:t>
      </w:r>
      <w:bookmarkEnd w:id="851"/>
      <w:r w:rsidRPr="00406BB7">
        <w:rPr>
          <w:rFonts w:ascii="Times New Roman" w:hAnsi="Times New Roman" w:cs="Times New Roman"/>
          <w:b/>
          <w:bCs/>
          <w:color w:val="000000" w:themeColor="text1"/>
          <w:lang w:val="vi-VN"/>
          <w:rPrChange w:id="854" w:author="minh thư" w:date="2025-08-19T19:00:00Z" w16du:dateUtc="2025-08-19T12:00:00Z">
            <w:rPr>
              <w:sz w:val="24"/>
              <w:szCs w:val="24"/>
              <w:lang w:val="vi-VN"/>
            </w:rPr>
          </w:rPrChange>
        </w:rPr>
        <w:t xml:space="preserve"> </w:t>
      </w:r>
    </w:p>
    <w:p w14:paraId="54F40BAD" w14:textId="01C75A21" w:rsidR="008E04DC" w:rsidRPr="008E04DC" w:rsidRDefault="008E04DC" w:rsidP="008E04DC">
      <w:pPr>
        <w:tabs>
          <w:tab w:val="left" w:pos="567"/>
          <w:tab w:val="left" w:pos="3522"/>
        </w:tabs>
      </w:pPr>
      <w:r w:rsidRPr="008E04DC">
        <w:t>Trong phần này,</w:t>
      </w:r>
      <w:r>
        <w:rPr>
          <w:lang w:val="vi-VN"/>
        </w:rPr>
        <w:t xml:space="preserve"> em</w:t>
      </w:r>
      <w:r w:rsidRPr="008E04DC">
        <w:t xml:space="preserve"> đã sử dụng hai bộ dữ liệu chất lượng không khí trong các năm </w:t>
      </w:r>
      <w:r w:rsidRPr="00406BB7">
        <w:rPr>
          <w:rPrChange w:id="855" w:author="minh thư" w:date="2025-08-19T19:00:00Z" w16du:dateUtc="2025-08-19T12:00:00Z">
            <w:rPr>
              <w:b/>
              <w:bCs/>
            </w:rPr>
          </w:rPrChange>
        </w:rPr>
        <w:t>2020</w:t>
      </w:r>
      <w:r w:rsidRPr="00406BB7">
        <w:t xml:space="preserve"> và </w:t>
      </w:r>
      <w:r w:rsidRPr="00406BB7">
        <w:rPr>
          <w:rPrChange w:id="856" w:author="minh thư" w:date="2025-08-19T19:00:00Z" w16du:dateUtc="2025-08-19T12:00:00Z">
            <w:rPr>
              <w:b/>
              <w:bCs/>
            </w:rPr>
          </w:rPrChange>
        </w:rPr>
        <w:t>2021</w:t>
      </w:r>
      <w:r w:rsidRPr="00406BB7">
        <w:t>, được thu thập từ nguồn Kaggle</w:t>
      </w:r>
      <w:r w:rsidRPr="00406BB7">
        <w:rPr>
          <w:lang w:val="vi-VN"/>
        </w:rPr>
        <w:t xml:space="preserve"> có nguồn gốc từ IQAir một hệ thống giám s</w:t>
      </w:r>
      <w:r>
        <w:rPr>
          <w:lang w:val="vi-VN"/>
        </w:rPr>
        <w:t>át chất lượng không khí toàn cầu</w:t>
      </w:r>
      <w:r w:rsidRPr="008E04DC">
        <w:t xml:space="preserve"> với định dạng CSV.</w:t>
      </w:r>
    </w:p>
    <w:p w14:paraId="3170CF81" w14:textId="21AD382E" w:rsidR="008E04DC" w:rsidRPr="00CB56A1" w:rsidRDefault="00CB56A1" w:rsidP="008E04DC">
      <w:pPr>
        <w:numPr>
          <w:ilvl w:val="0"/>
          <w:numId w:val="41"/>
        </w:numPr>
        <w:tabs>
          <w:tab w:val="left" w:pos="567"/>
          <w:tab w:val="left" w:pos="3522"/>
        </w:tabs>
      </w:pPr>
      <w:r w:rsidRPr="00CB56A1">
        <w:rPr>
          <w:noProof/>
        </w:rPr>
        <w:drawing>
          <wp:anchor distT="0" distB="0" distL="114300" distR="114300" simplePos="0" relativeHeight="251687424" behindDoc="0" locked="0" layoutInCell="1" allowOverlap="1" wp14:anchorId="2B1E9614" wp14:editId="57CBEC54">
            <wp:simplePos x="0" y="0"/>
            <wp:positionH relativeFrom="margin">
              <wp:align>right</wp:align>
            </wp:positionH>
            <wp:positionV relativeFrom="paragraph">
              <wp:posOffset>247310</wp:posOffset>
            </wp:positionV>
            <wp:extent cx="5816899" cy="1835244"/>
            <wp:effectExtent l="0" t="0" r="0" b="0"/>
            <wp:wrapTopAndBottom/>
            <wp:docPr id="1644474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412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16899" cy="1835244"/>
                    </a:xfrm>
                    <a:prstGeom prst="rect">
                      <a:avLst/>
                    </a:prstGeom>
                  </pic:spPr>
                </pic:pic>
              </a:graphicData>
            </a:graphic>
          </wp:anchor>
        </w:drawing>
      </w:r>
      <w:r w:rsidR="008E04DC" w:rsidRPr="008E04DC">
        <w:t xml:space="preserve">Bộ dữ liệu năm 2020: </w:t>
      </w:r>
      <w:r w:rsidR="008E04DC" w:rsidRPr="008E04DC">
        <w:rPr>
          <w:i/>
          <w:iCs/>
        </w:rPr>
        <w:t>aqi_airqualitydata_2020_en.csv</w:t>
      </w:r>
      <w:r w:rsidR="008E04DC" w:rsidRPr="008E04DC">
        <w:t>.</w:t>
      </w:r>
    </w:p>
    <w:p w14:paraId="25249293" w14:textId="1C73CDDC" w:rsidR="00CB56A1" w:rsidRPr="008E04DC" w:rsidRDefault="00CB56A1" w:rsidP="00CB56A1">
      <w:pPr>
        <w:tabs>
          <w:tab w:val="left" w:pos="567"/>
          <w:tab w:val="left" w:pos="3522"/>
        </w:tabs>
        <w:ind w:left="720"/>
      </w:pPr>
    </w:p>
    <w:p w14:paraId="11F3BCAF" w14:textId="2FE9FC94" w:rsidR="00CB56A1" w:rsidRDefault="00275BEC">
      <w:pPr>
        <w:pStyle w:val="Hinh"/>
        <w:jc w:val="center"/>
        <w:pPrChange w:id="857" w:author="minh thư" w:date="2025-08-19T19:08:00Z" w16du:dateUtc="2025-08-19T12:08:00Z">
          <w:pPr>
            <w:tabs>
              <w:tab w:val="left" w:pos="567"/>
              <w:tab w:val="left" w:pos="3522"/>
            </w:tabs>
            <w:ind w:left="720"/>
          </w:pPr>
        </w:pPrChange>
      </w:pPr>
      <w:bookmarkStart w:id="858" w:name="_Toc206523005"/>
      <w:ins w:id="859" w:author="minh thư" w:date="2025-08-19T16:40:00Z" w16du:dateUtc="2025-08-19T09:40:00Z">
        <w:r>
          <w:t>Hình 11: 10 dòng đầu bộ dữ liệu năm 2020</w:t>
        </w:r>
      </w:ins>
      <w:bookmarkEnd w:id="858"/>
    </w:p>
    <w:p w14:paraId="0CB1033A" w14:textId="77777777" w:rsidR="00CB56A1" w:rsidRDefault="00CB56A1" w:rsidP="00CB56A1">
      <w:pPr>
        <w:tabs>
          <w:tab w:val="left" w:pos="567"/>
          <w:tab w:val="left" w:pos="3522"/>
        </w:tabs>
        <w:ind w:left="720"/>
        <w:rPr>
          <w:lang w:val="vi-VN"/>
        </w:rPr>
      </w:pPr>
    </w:p>
    <w:p w14:paraId="02D1B173" w14:textId="77777777" w:rsidR="00CB56A1" w:rsidRDefault="00CB56A1" w:rsidP="00CB56A1">
      <w:pPr>
        <w:tabs>
          <w:tab w:val="left" w:pos="567"/>
          <w:tab w:val="left" w:pos="3522"/>
        </w:tabs>
        <w:ind w:left="720"/>
        <w:rPr>
          <w:lang w:val="vi-VN"/>
        </w:rPr>
      </w:pPr>
    </w:p>
    <w:p w14:paraId="79827526" w14:textId="77777777" w:rsidR="00CB56A1" w:rsidRDefault="00CB56A1" w:rsidP="00CB56A1">
      <w:pPr>
        <w:tabs>
          <w:tab w:val="left" w:pos="567"/>
          <w:tab w:val="left" w:pos="3522"/>
        </w:tabs>
        <w:ind w:left="720"/>
        <w:rPr>
          <w:lang w:val="vi-VN"/>
        </w:rPr>
      </w:pPr>
    </w:p>
    <w:p w14:paraId="12DE6225" w14:textId="77777777" w:rsidR="00CB56A1" w:rsidRPr="00CB56A1" w:rsidRDefault="00CB56A1" w:rsidP="00CB56A1">
      <w:pPr>
        <w:tabs>
          <w:tab w:val="left" w:pos="567"/>
          <w:tab w:val="left" w:pos="3522"/>
        </w:tabs>
        <w:ind w:left="720"/>
      </w:pPr>
    </w:p>
    <w:p w14:paraId="4FD551AB" w14:textId="3EB5AD6B" w:rsidR="008E04DC" w:rsidRPr="00CB56A1" w:rsidRDefault="00CB56A1" w:rsidP="008E04DC">
      <w:pPr>
        <w:numPr>
          <w:ilvl w:val="0"/>
          <w:numId w:val="41"/>
        </w:numPr>
        <w:tabs>
          <w:tab w:val="left" w:pos="567"/>
          <w:tab w:val="left" w:pos="3522"/>
        </w:tabs>
      </w:pPr>
      <w:r w:rsidRPr="00CB56A1">
        <w:rPr>
          <w:noProof/>
        </w:rPr>
        <w:drawing>
          <wp:anchor distT="0" distB="0" distL="114300" distR="114300" simplePos="0" relativeHeight="251688448" behindDoc="0" locked="0" layoutInCell="1" allowOverlap="1" wp14:anchorId="25F091C1" wp14:editId="015D5B93">
            <wp:simplePos x="0" y="0"/>
            <wp:positionH relativeFrom="margin">
              <wp:align>left</wp:align>
            </wp:positionH>
            <wp:positionV relativeFrom="paragraph">
              <wp:posOffset>226060</wp:posOffset>
            </wp:positionV>
            <wp:extent cx="6460490" cy="935355"/>
            <wp:effectExtent l="0" t="0" r="0" b="0"/>
            <wp:wrapTopAndBottom/>
            <wp:docPr id="582298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8168"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0490" cy="935355"/>
                    </a:xfrm>
                    <a:prstGeom prst="rect">
                      <a:avLst/>
                    </a:prstGeom>
                  </pic:spPr>
                </pic:pic>
              </a:graphicData>
            </a:graphic>
            <wp14:sizeRelH relativeFrom="margin">
              <wp14:pctWidth>0</wp14:pctWidth>
            </wp14:sizeRelH>
            <wp14:sizeRelV relativeFrom="margin">
              <wp14:pctHeight>0</wp14:pctHeight>
            </wp14:sizeRelV>
          </wp:anchor>
        </w:drawing>
      </w:r>
      <w:r w:rsidR="008E04DC" w:rsidRPr="008E04DC">
        <w:t xml:space="preserve">Bộ dữ liệu năm 2021: </w:t>
      </w:r>
      <w:r w:rsidR="008E04DC" w:rsidRPr="008E04DC">
        <w:rPr>
          <w:i/>
          <w:iCs/>
        </w:rPr>
        <w:t>historical_air_quality_2021_en.csv</w:t>
      </w:r>
      <w:r w:rsidR="008E04DC" w:rsidRPr="008E04DC">
        <w:t>.</w:t>
      </w:r>
    </w:p>
    <w:p w14:paraId="44555165" w14:textId="0338A8BB" w:rsidR="00CB56A1" w:rsidRPr="00654448" w:rsidRDefault="00275BEC">
      <w:pPr>
        <w:pStyle w:val="Hinh"/>
        <w:jc w:val="center"/>
        <w:pPrChange w:id="860" w:author="minh thư" w:date="2025-08-19T19:08:00Z" w16du:dateUtc="2025-08-19T12:08:00Z">
          <w:pPr>
            <w:tabs>
              <w:tab w:val="left" w:pos="567"/>
              <w:tab w:val="left" w:pos="3522"/>
            </w:tabs>
            <w:ind w:left="720"/>
          </w:pPr>
        </w:pPrChange>
      </w:pPr>
      <w:bookmarkStart w:id="861" w:name="_Toc206523006"/>
      <w:ins w:id="862" w:author="minh thư" w:date="2025-08-19T16:41:00Z" w16du:dateUtc="2025-08-19T09:41:00Z">
        <w:r>
          <w:t>Hình 12: 10 dòng đầu bộ dữ liệu 2021</w:t>
        </w:r>
      </w:ins>
      <w:bookmarkEnd w:id="861"/>
    </w:p>
    <w:p w14:paraId="45AAE3BD" w14:textId="6086CCAE" w:rsidR="008E04DC" w:rsidRPr="008E04DC" w:rsidRDefault="008E04DC" w:rsidP="008E04DC">
      <w:pPr>
        <w:tabs>
          <w:tab w:val="left" w:pos="567"/>
          <w:tab w:val="left" w:pos="3522"/>
        </w:tabs>
      </w:pPr>
      <w:r w:rsidRPr="008E04DC">
        <w:rPr>
          <w:b/>
          <w:noProof/>
          <w:lang w:val="vi-VN"/>
        </w:rPr>
        <w:drawing>
          <wp:anchor distT="0" distB="0" distL="114300" distR="114300" simplePos="0" relativeHeight="251681280" behindDoc="0" locked="0" layoutInCell="1" allowOverlap="1" wp14:anchorId="4AF8C347" wp14:editId="65762B05">
            <wp:simplePos x="0" y="0"/>
            <wp:positionH relativeFrom="column">
              <wp:posOffset>120650</wp:posOffset>
            </wp:positionH>
            <wp:positionV relativeFrom="paragraph">
              <wp:posOffset>849438</wp:posOffset>
            </wp:positionV>
            <wp:extent cx="5972175" cy="1536065"/>
            <wp:effectExtent l="0" t="0" r="9525" b="6985"/>
            <wp:wrapTopAndBottom/>
            <wp:docPr id="17036115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1532" name="Picture 1" descr="A screen 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1536065"/>
                    </a:xfrm>
                    <a:prstGeom prst="rect">
                      <a:avLst/>
                    </a:prstGeom>
                  </pic:spPr>
                </pic:pic>
              </a:graphicData>
            </a:graphic>
          </wp:anchor>
        </w:drawing>
      </w:r>
      <w:r w:rsidRPr="008E04DC">
        <w:t xml:space="preserve">Đầu tiên, dữ liệu được đọc </w:t>
      </w:r>
      <w:r w:rsidRPr="00406BB7">
        <w:t xml:space="preserve">bằng </w:t>
      </w:r>
      <w:r w:rsidRPr="00406BB7">
        <w:rPr>
          <w:rPrChange w:id="863" w:author="minh thư" w:date="2025-08-19T19:01:00Z" w16du:dateUtc="2025-08-19T12:01:00Z">
            <w:rPr>
              <w:b/>
              <w:bCs/>
            </w:rPr>
          </w:rPrChange>
        </w:rPr>
        <w:t>pandas</w:t>
      </w:r>
      <w:r w:rsidRPr="008E04DC">
        <w:t xml:space="preserve"> và kiểm tra bằng các lệnh display(df2020.head()) và display(df2021.head()). Lệnh này giúp hiển thị 5 dòng đầu tiên để đảm bảo dữ liệu đã được load đúng và quan sát nhanh cấu trúc các cột như: thời gian đo, chỉ số AQI, nồng độ các khí (PM2.5, PM10, NO2, SO2, CO, O3), cùng với vị trí đo.</w:t>
      </w:r>
    </w:p>
    <w:p w14:paraId="2E1B8E1E" w14:textId="5388830E" w:rsidR="008602BD" w:rsidRDefault="00275BEC">
      <w:pPr>
        <w:pStyle w:val="Hinh"/>
        <w:jc w:val="center"/>
        <w:rPr>
          <w:b/>
        </w:rPr>
        <w:pPrChange w:id="864" w:author="minh thư" w:date="2025-08-19T19:01:00Z" w16du:dateUtc="2025-08-19T12:01:00Z">
          <w:pPr>
            <w:tabs>
              <w:tab w:val="left" w:pos="567"/>
              <w:tab w:val="left" w:pos="3522"/>
            </w:tabs>
            <w:ind w:firstLine="284"/>
          </w:pPr>
        </w:pPrChange>
      </w:pPr>
      <w:bookmarkStart w:id="865" w:name="_Toc206523007"/>
      <w:ins w:id="866" w:author="minh thư" w:date="2025-08-19T16:41:00Z" w16du:dateUtc="2025-08-19T09:41:00Z">
        <w:r>
          <w:t xml:space="preserve">Hình 13: </w:t>
        </w:r>
      </w:ins>
      <w:ins w:id="867" w:author="minh thư" w:date="2025-08-19T16:42:00Z" w16du:dateUtc="2025-08-19T09:42:00Z">
        <w:r>
          <w:t xml:space="preserve">Bộ dữ liệu </w:t>
        </w:r>
      </w:ins>
      <w:ins w:id="868" w:author="minh thư" w:date="2025-08-19T16:43:00Z" w16du:dateUtc="2025-08-19T09:43:00Z">
        <w:r>
          <w:t>được đọc và hiểm thị 5 dòng đầu tiên</w:t>
        </w:r>
      </w:ins>
      <w:bookmarkEnd w:id="865"/>
    </w:p>
    <w:p w14:paraId="4B0AE519" w14:textId="77777777" w:rsidR="008E04DC" w:rsidRDefault="008E04DC" w:rsidP="008E04DC">
      <w:pPr>
        <w:tabs>
          <w:tab w:val="left" w:pos="567"/>
        </w:tabs>
        <w:ind w:firstLine="284"/>
        <w:rPr>
          <w:b/>
          <w:sz w:val="28"/>
          <w:szCs w:val="28"/>
          <w:lang w:val="vi-VN"/>
        </w:rPr>
      </w:pPr>
    </w:p>
    <w:p w14:paraId="1D4D02BC" w14:textId="4C46D5A8" w:rsidR="00C91DC2" w:rsidRPr="00406BB7" w:rsidRDefault="00577A59">
      <w:pPr>
        <w:pStyle w:val="Heading2"/>
        <w:rPr>
          <w:b/>
          <w:color w:val="000000" w:themeColor="text1"/>
          <w:lang w:val="vi-VN"/>
          <w:rPrChange w:id="869" w:author="minh thư" w:date="2025-08-19T19:01:00Z" w16du:dateUtc="2025-08-19T12:01:00Z">
            <w:rPr>
              <w:bCs/>
              <w:lang w:val="vi-VN"/>
            </w:rPr>
          </w:rPrChange>
        </w:rPr>
        <w:pPrChange w:id="870" w:author="minh thư" w:date="2025-08-19T18:24:00Z" w16du:dateUtc="2025-08-19T11:24:00Z">
          <w:pPr>
            <w:tabs>
              <w:tab w:val="left" w:pos="567"/>
            </w:tabs>
            <w:ind w:left="360"/>
          </w:pPr>
        </w:pPrChange>
      </w:pPr>
      <w:bookmarkStart w:id="871" w:name="_Toc206579009"/>
      <w:r w:rsidRPr="00406BB7">
        <w:rPr>
          <w:rFonts w:ascii="Times New Roman" w:hAnsi="Times New Roman" w:cs="Times New Roman"/>
          <w:b/>
          <w:color w:val="000000" w:themeColor="text1"/>
          <w:lang w:val="vi-VN"/>
          <w:rPrChange w:id="872" w:author="minh thư" w:date="2025-08-19T19:01:00Z" w16du:dateUtc="2025-08-19T12:01:00Z">
            <w:rPr>
              <w:bCs/>
              <w:sz w:val="28"/>
              <w:szCs w:val="28"/>
              <w:lang w:val="vi-VN"/>
            </w:rPr>
          </w:rPrChange>
        </w:rPr>
        <w:t xml:space="preserve">3. </w:t>
      </w:r>
      <w:r w:rsidR="008E04DC" w:rsidRPr="00406BB7">
        <w:rPr>
          <w:rFonts w:ascii="Times New Roman" w:hAnsi="Times New Roman" w:cs="Times New Roman"/>
          <w:b/>
          <w:color w:val="000000" w:themeColor="text1"/>
          <w:lang w:val="vi-VN"/>
          <w:rPrChange w:id="873" w:author="minh thư" w:date="2025-08-19T19:01:00Z" w16du:dateUtc="2025-08-19T12:01:00Z">
            <w:rPr>
              <w:bCs/>
              <w:lang w:val="vi-VN"/>
            </w:rPr>
          </w:rPrChange>
        </w:rPr>
        <w:t>Tiền xử lí dữ liệu</w:t>
      </w:r>
      <w:bookmarkEnd w:id="871"/>
      <w:r w:rsidR="008E04DC" w:rsidRPr="00406BB7">
        <w:rPr>
          <w:rFonts w:ascii="Times New Roman" w:hAnsi="Times New Roman" w:cs="Times New Roman"/>
          <w:b/>
          <w:color w:val="000000" w:themeColor="text1"/>
          <w:lang w:val="vi-VN"/>
          <w:rPrChange w:id="874" w:author="minh thư" w:date="2025-08-19T19:01:00Z" w16du:dateUtc="2025-08-19T12:01:00Z">
            <w:rPr>
              <w:bCs/>
              <w:lang w:val="vi-VN"/>
            </w:rPr>
          </w:rPrChange>
        </w:rPr>
        <w:t xml:space="preserve"> </w:t>
      </w:r>
    </w:p>
    <w:p w14:paraId="03A04E16" w14:textId="66AA730C" w:rsidR="00C0683C" w:rsidRPr="00D81077" w:rsidRDefault="00C0683C" w:rsidP="00C0683C">
      <w:pPr>
        <w:tabs>
          <w:tab w:val="left" w:pos="567"/>
        </w:tabs>
        <w:ind w:left="360"/>
        <w:rPr>
          <w:bCs/>
          <w:lang w:val="vi-VN"/>
        </w:rPr>
      </w:pPr>
      <w:r w:rsidRPr="00D81077">
        <w:rPr>
          <w:bCs/>
          <w:lang w:val="vi-VN"/>
        </w:rPr>
        <w:t xml:space="preserve">Trong quá trình </w:t>
      </w:r>
      <w:r w:rsidRPr="00D81077">
        <w:rPr>
          <w:bCs/>
        </w:rPr>
        <w:t>thực nghiệm, trước hết em</w:t>
      </w:r>
      <w:r w:rsidRPr="00D81077">
        <w:rPr>
          <w:bCs/>
          <w:lang w:val="vi-VN"/>
        </w:rPr>
        <w:t xml:space="preserve"> </w:t>
      </w:r>
      <w:r w:rsidRPr="00D81077">
        <w:rPr>
          <w:bCs/>
        </w:rPr>
        <w:t>tiến hành tiền xử lý dữ liệu để đảm bảo tính chính xác và đồng nhất trước khi đưa vào phân tích. Bước đầu tiên là xử lý cột thời gian của cả hai bộ dữ liệu năm 2020 và 2021. Do dữ liệu được thu thập từ nhiều nguồn khác nhau, định dạng thời gian có sự khác biệt, dẫn đến khó khăn trong việc so sánh và kết hợp. Vì vậy, nhóm sử dụng hàm pd.to_datetime() trong Python để chuẩn hóa toàn bộ cột ngày tháng về cùng một định dạng chuẩn (ngày/tháng/năm).</w:t>
      </w:r>
    </w:p>
    <w:p w14:paraId="50474AC2" w14:textId="5B968C97" w:rsidR="00C0683C" w:rsidRDefault="00275BEC" w:rsidP="00C0683C">
      <w:pPr>
        <w:tabs>
          <w:tab w:val="left" w:pos="567"/>
        </w:tabs>
        <w:ind w:left="360"/>
        <w:rPr>
          <w:ins w:id="875" w:author="minh thư" w:date="2025-08-19T16:44:00Z" w16du:dateUtc="2025-08-19T09:44:00Z"/>
          <w:bCs/>
          <w:lang w:val="vi-VN"/>
        </w:rPr>
      </w:pPr>
      <w:r w:rsidRPr="00D81077">
        <w:rPr>
          <w:bCs/>
          <w:noProof/>
          <w:lang w:val="vi-VN"/>
        </w:rPr>
        <w:drawing>
          <wp:anchor distT="0" distB="0" distL="114300" distR="114300" simplePos="0" relativeHeight="251682304" behindDoc="0" locked="0" layoutInCell="1" allowOverlap="1" wp14:anchorId="203EAA0B" wp14:editId="43D4F61A">
            <wp:simplePos x="0" y="0"/>
            <wp:positionH relativeFrom="column">
              <wp:posOffset>121285</wp:posOffset>
            </wp:positionH>
            <wp:positionV relativeFrom="paragraph">
              <wp:posOffset>588645</wp:posOffset>
            </wp:positionV>
            <wp:extent cx="5730875" cy="2067560"/>
            <wp:effectExtent l="0" t="0" r="3175" b="8890"/>
            <wp:wrapTopAndBottom/>
            <wp:docPr id="11288331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3171" name="Picture 1" descr="A screen 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0875" cy="2067560"/>
                    </a:xfrm>
                    <a:prstGeom prst="rect">
                      <a:avLst/>
                    </a:prstGeom>
                  </pic:spPr>
                </pic:pic>
              </a:graphicData>
            </a:graphic>
          </wp:anchor>
        </w:drawing>
      </w:r>
      <w:r w:rsidR="00C0683C" w:rsidRPr="00D81077">
        <w:rPr>
          <w:bCs/>
          <w:lang w:val="vi-VN"/>
        </w:rPr>
        <w:t xml:space="preserve">Sau đó </w:t>
      </w:r>
      <w:r w:rsidR="00C0683C" w:rsidRPr="00D81077">
        <w:rPr>
          <w:bCs/>
        </w:rPr>
        <w:t>, dữ liệu của năm 2020 và 2021 được gộp lại thành một tập thống nhất bằng phương thức pd.concat(). Việc gộp dữ liệu này giúp thuận lợi trong việc phân tích xu hướng liên tục qua hai năm, đồng thời đảm bảo không bị mất mát thông tin.</w:t>
      </w:r>
    </w:p>
    <w:p w14:paraId="2D1E4FE0" w14:textId="64798F93" w:rsidR="00275BEC" w:rsidRPr="00146960" w:rsidRDefault="00275BEC">
      <w:pPr>
        <w:pStyle w:val="Hinh"/>
        <w:jc w:val="center"/>
        <w:pPrChange w:id="876" w:author="minh thư" w:date="2025-08-19T19:01:00Z" w16du:dateUtc="2025-08-19T12:01:00Z">
          <w:pPr>
            <w:tabs>
              <w:tab w:val="left" w:pos="567"/>
            </w:tabs>
            <w:ind w:left="360"/>
          </w:pPr>
        </w:pPrChange>
      </w:pPr>
      <w:bookmarkStart w:id="877" w:name="_Toc206523008"/>
      <w:ins w:id="878" w:author="minh thư" w:date="2025-08-19T16:44:00Z" w16du:dateUtc="2025-08-19T09:44:00Z">
        <w:r>
          <w:t>Hình 14: Tiền xử lí dữ liệu</w:t>
        </w:r>
      </w:ins>
      <w:bookmarkEnd w:id="877"/>
    </w:p>
    <w:p w14:paraId="29340DD9" w14:textId="70E9FCDD" w:rsidR="00C0683C" w:rsidRPr="00D81077" w:rsidRDefault="00C0683C" w:rsidP="00C0683C">
      <w:pPr>
        <w:tabs>
          <w:tab w:val="left" w:pos="567"/>
        </w:tabs>
        <w:ind w:left="360"/>
        <w:rPr>
          <w:bCs/>
        </w:rPr>
      </w:pPr>
      <w:r w:rsidRPr="00D81077">
        <w:rPr>
          <w:bCs/>
          <w:lang w:val="vi-VN"/>
        </w:rPr>
        <w:lastRenderedPageBreak/>
        <w:t xml:space="preserve">Tiếp theo, em </w:t>
      </w:r>
      <w:r w:rsidRPr="00D81077">
        <w:rPr>
          <w:bCs/>
        </w:rPr>
        <w:t>tiến hành lọc dữ liệu theo từng thành phố, cụ thể là Hà Nội và Thành phố Hồ Chí Minh. Việc tách dữ liệu theo địa phương nhằm mục đích phân tích riêng biệt chất lượng không khí ở từng khu vực, từ đó so sánh sự khác biệt giữa hai đô thị lớn của Việt Nam.</w:t>
      </w:r>
    </w:p>
    <w:p w14:paraId="162C46FD" w14:textId="060EA2B0" w:rsidR="00C0683C" w:rsidRPr="00C0683C" w:rsidRDefault="00C0683C" w:rsidP="00C0683C">
      <w:pPr>
        <w:tabs>
          <w:tab w:val="left" w:pos="567"/>
        </w:tabs>
        <w:ind w:left="360"/>
        <w:rPr>
          <w:bCs/>
          <w:sz w:val="28"/>
          <w:szCs w:val="28"/>
          <w:lang w:val="vi-VN"/>
        </w:rPr>
      </w:pPr>
    </w:p>
    <w:p w14:paraId="192A2E33" w14:textId="5ECAE168" w:rsidR="00577A59" w:rsidRPr="00D81077" w:rsidRDefault="00577A59" w:rsidP="00C0683C">
      <w:pPr>
        <w:tabs>
          <w:tab w:val="left" w:pos="567"/>
        </w:tabs>
        <w:ind w:left="360"/>
        <w:rPr>
          <w:bCs/>
          <w:lang w:val="vi-VN"/>
        </w:rPr>
      </w:pPr>
      <w:r w:rsidRPr="00D81077">
        <w:rPr>
          <w:bCs/>
          <w:lang w:val="vi-VN"/>
        </w:rPr>
        <w:t xml:space="preserve">Mô tả dữ liệu sau tiền xử lí </w:t>
      </w:r>
    </w:p>
    <w:p w14:paraId="32430835" w14:textId="18988088" w:rsidR="00577A59" w:rsidRPr="00D81077" w:rsidRDefault="00577A59" w:rsidP="00577A59">
      <w:pPr>
        <w:pStyle w:val="ListParagraph"/>
        <w:numPr>
          <w:ilvl w:val="0"/>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 xml:space="preserve">Bộ dữ liệu có 2738 bản ghi </w:t>
      </w:r>
    </w:p>
    <w:p w14:paraId="46AF2508" w14:textId="4266C44F" w:rsidR="00577A59" w:rsidRPr="00D81077" w:rsidRDefault="00577A59" w:rsidP="00577A59">
      <w:pPr>
        <w:pStyle w:val="ListParagraph"/>
        <w:numPr>
          <w:ilvl w:val="0"/>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 xml:space="preserve">Gồm 3 cột chính: Date, City, PM2.5 </w:t>
      </w:r>
    </w:p>
    <w:p w14:paraId="5B440C4D" w14:textId="431891EF" w:rsidR="00577A59" w:rsidRPr="00D81077" w:rsidRDefault="00577A59" w:rsidP="00577A59">
      <w:pPr>
        <w:pStyle w:val="ListParagraph"/>
        <w:numPr>
          <w:ilvl w:val="0"/>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 xml:space="preserve">Trong đó: </w:t>
      </w:r>
    </w:p>
    <w:p w14:paraId="372D11FF" w14:textId="5E23E1E7" w:rsidR="00577A59" w:rsidRPr="00D81077" w:rsidRDefault="00577A59" w:rsidP="00577A59">
      <w:pPr>
        <w:pStyle w:val="ListParagraph"/>
        <w:numPr>
          <w:ilvl w:val="1"/>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 xml:space="preserve">Date: </w:t>
      </w:r>
      <w:r w:rsidRPr="00D81077">
        <w:rPr>
          <w:rFonts w:ascii="Times New Roman" w:hAnsi="Times New Roman" w:cs="Times New Roman"/>
          <w:bCs/>
          <w:sz w:val="26"/>
          <w:szCs w:val="26"/>
        </w:rPr>
        <w:t>kiểu object (ngày tháng).</w:t>
      </w:r>
    </w:p>
    <w:p w14:paraId="4D84B8CE" w14:textId="16A94BC5" w:rsidR="00577A59" w:rsidRPr="00D81077" w:rsidRDefault="00577A59" w:rsidP="00577A59">
      <w:pPr>
        <w:pStyle w:val="ListParagraph"/>
        <w:numPr>
          <w:ilvl w:val="1"/>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City</w:t>
      </w:r>
      <w:r w:rsidRPr="00D81077">
        <w:rPr>
          <w:rFonts w:ascii="Times New Roman" w:hAnsi="Times New Roman" w:cs="Times New Roman"/>
          <w:sz w:val="26"/>
          <w:szCs w:val="26"/>
        </w:rPr>
        <w:t xml:space="preserve"> </w:t>
      </w:r>
      <w:r w:rsidRPr="00D81077">
        <w:rPr>
          <w:rFonts w:ascii="Times New Roman" w:hAnsi="Times New Roman" w:cs="Times New Roman"/>
          <w:bCs/>
          <w:sz w:val="26"/>
          <w:szCs w:val="26"/>
        </w:rPr>
        <w:t>tên thành phố.</w:t>
      </w:r>
    </w:p>
    <w:p w14:paraId="7BF7BAB7" w14:textId="39C73545" w:rsidR="00577A59" w:rsidRPr="00D81077" w:rsidRDefault="00577A59" w:rsidP="00577A59">
      <w:pPr>
        <w:pStyle w:val="ListParagraph"/>
        <w:numPr>
          <w:ilvl w:val="1"/>
          <w:numId w:val="42"/>
        </w:numPr>
        <w:tabs>
          <w:tab w:val="left" w:pos="567"/>
        </w:tabs>
        <w:rPr>
          <w:rFonts w:ascii="Times New Roman" w:hAnsi="Times New Roman" w:cs="Times New Roman"/>
          <w:bCs/>
          <w:sz w:val="26"/>
          <w:szCs w:val="26"/>
          <w:lang w:val="vi-VN"/>
        </w:rPr>
      </w:pPr>
      <w:r w:rsidRPr="00D81077">
        <w:rPr>
          <w:rFonts w:ascii="Times New Roman" w:hAnsi="Times New Roman" w:cs="Times New Roman"/>
          <w:bCs/>
          <w:sz w:val="26"/>
          <w:szCs w:val="26"/>
          <w:lang w:val="vi-VN"/>
        </w:rPr>
        <w:t xml:space="preserve">PM2.5: </w:t>
      </w:r>
      <w:r w:rsidRPr="00D81077">
        <w:rPr>
          <w:rFonts w:ascii="Times New Roman" w:hAnsi="Times New Roman" w:cs="Times New Roman"/>
          <w:bCs/>
          <w:sz w:val="26"/>
          <w:szCs w:val="26"/>
        </w:rPr>
        <w:t>nồng độ bụi mịn (kiểu float).</w:t>
      </w:r>
    </w:p>
    <w:p w14:paraId="6258818B" w14:textId="133165D1" w:rsidR="00577A59" w:rsidRPr="00D81077" w:rsidDel="00406BB7" w:rsidRDefault="00607A69" w:rsidP="00577A59">
      <w:pPr>
        <w:pStyle w:val="ListParagraph"/>
        <w:numPr>
          <w:ilvl w:val="0"/>
          <w:numId w:val="42"/>
        </w:numPr>
        <w:tabs>
          <w:tab w:val="left" w:pos="567"/>
        </w:tabs>
        <w:rPr>
          <w:del w:id="879" w:author="minh thư" w:date="2025-08-19T19:01:00Z" w16du:dateUtc="2025-08-19T12:01:00Z"/>
          <w:rFonts w:ascii="Times New Roman" w:hAnsi="Times New Roman" w:cs="Times New Roman"/>
          <w:sz w:val="26"/>
          <w:szCs w:val="26"/>
          <w:lang w:val="vi-VN"/>
        </w:rPr>
      </w:pPr>
      <w:r w:rsidRPr="00577A59">
        <w:rPr>
          <w:noProof/>
          <w:lang w:val="vi-VN"/>
        </w:rPr>
        <w:drawing>
          <wp:anchor distT="0" distB="0" distL="114300" distR="114300" simplePos="0" relativeHeight="251683328" behindDoc="0" locked="0" layoutInCell="1" allowOverlap="1" wp14:anchorId="51005AD1" wp14:editId="4184944A">
            <wp:simplePos x="0" y="0"/>
            <wp:positionH relativeFrom="margin">
              <wp:align>center</wp:align>
            </wp:positionH>
            <wp:positionV relativeFrom="paragraph">
              <wp:posOffset>454660</wp:posOffset>
            </wp:positionV>
            <wp:extent cx="5337544" cy="2443369"/>
            <wp:effectExtent l="0" t="0" r="0" b="0"/>
            <wp:wrapTopAndBottom/>
            <wp:docPr id="1257721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1837"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337544" cy="2443369"/>
                    </a:xfrm>
                    <a:prstGeom prst="rect">
                      <a:avLst/>
                    </a:prstGeom>
                  </pic:spPr>
                </pic:pic>
              </a:graphicData>
            </a:graphic>
          </wp:anchor>
        </w:drawing>
      </w:r>
      <w:r w:rsidR="00577A59" w:rsidRPr="00D81077">
        <w:rPr>
          <w:rFonts w:ascii="Times New Roman" w:hAnsi="Times New Roman" w:cs="Times New Roman"/>
          <w:bCs/>
          <w:sz w:val="26"/>
          <w:szCs w:val="26"/>
          <w:lang w:val="vi-VN"/>
        </w:rPr>
        <w:t xml:space="preserve">Các thành phố xuất hiện khác trong dữ liệu : </w:t>
      </w:r>
      <w:r w:rsidR="00577A59" w:rsidRPr="00D81077">
        <w:rPr>
          <w:rFonts w:ascii="Times New Roman" w:hAnsi="Times New Roman" w:cs="Times New Roman"/>
          <w:bCs/>
          <w:sz w:val="26"/>
          <w:szCs w:val="26"/>
        </w:rPr>
        <w:t>'Ho Chi Minh City' 'Hue' 'Ha Noi' 'Hai Phong' 'Ha Long' 'Hanoi'</w:t>
      </w:r>
    </w:p>
    <w:p w14:paraId="43A2272E" w14:textId="7DFDF874" w:rsidR="00577A59" w:rsidRPr="00406BB7" w:rsidRDefault="00577A59">
      <w:pPr>
        <w:pStyle w:val="ListParagraph"/>
        <w:numPr>
          <w:ilvl w:val="0"/>
          <w:numId w:val="42"/>
        </w:numPr>
        <w:tabs>
          <w:tab w:val="left" w:pos="567"/>
        </w:tabs>
        <w:rPr>
          <w:noProof/>
          <w:lang w:val="vi-VN"/>
        </w:rPr>
        <w:pPrChange w:id="880" w:author="minh thư" w:date="2025-08-19T19:01:00Z" w16du:dateUtc="2025-08-19T12:01:00Z">
          <w:pPr>
            <w:pStyle w:val="ListParagraph"/>
            <w:tabs>
              <w:tab w:val="left" w:pos="567"/>
            </w:tabs>
          </w:pPr>
        </w:pPrChange>
      </w:pPr>
    </w:p>
    <w:p w14:paraId="68C5E59E" w14:textId="7982C36C" w:rsidR="00577A59" w:rsidRPr="00146960" w:rsidDel="00406BB7" w:rsidRDefault="00275BEC">
      <w:pPr>
        <w:pStyle w:val="Hinh"/>
        <w:jc w:val="center"/>
        <w:rPr>
          <w:del w:id="881" w:author="minh thư" w:date="2025-08-19T19:01:00Z" w16du:dateUtc="2025-08-19T12:01:00Z"/>
          <w:noProof/>
        </w:rPr>
        <w:pPrChange w:id="882" w:author="minh thư" w:date="2025-08-19T19:01:00Z" w16du:dateUtc="2025-08-19T12:01:00Z">
          <w:pPr>
            <w:pStyle w:val="ListParagraph"/>
            <w:tabs>
              <w:tab w:val="left" w:pos="567"/>
            </w:tabs>
          </w:pPr>
        </w:pPrChange>
      </w:pPr>
      <w:bookmarkStart w:id="883" w:name="_Toc206523009"/>
      <w:ins w:id="884" w:author="minh thư" w:date="2025-08-19T16:44:00Z" w16du:dateUtc="2025-08-19T09:44:00Z">
        <w:r w:rsidRPr="00146960">
          <w:rPr>
            <w:noProof/>
          </w:rPr>
          <w:t xml:space="preserve">Hình 15: Bộ dữ liệu sau tiền xử </w:t>
        </w:r>
      </w:ins>
      <w:ins w:id="885" w:author="minh thư" w:date="2025-08-19T16:45:00Z" w16du:dateUtc="2025-08-19T09:45:00Z">
        <w:r w:rsidRPr="00146960">
          <w:rPr>
            <w:noProof/>
          </w:rPr>
          <w:t>lí</w:t>
        </w:r>
      </w:ins>
      <w:bookmarkEnd w:id="883"/>
    </w:p>
    <w:p w14:paraId="2B222701" w14:textId="6E9FEFD5" w:rsidR="00577A59" w:rsidRPr="00406BB7" w:rsidRDefault="00577A59">
      <w:pPr>
        <w:pStyle w:val="Hinh"/>
        <w:jc w:val="center"/>
        <w:pPrChange w:id="886" w:author="minh thư" w:date="2025-08-19T19:01:00Z" w16du:dateUtc="2025-08-19T12:01:00Z">
          <w:pPr>
            <w:pStyle w:val="ListParagraph"/>
            <w:tabs>
              <w:tab w:val="left" w:pos="567"/>
            </w:tabs>
          </w:pPr>
        </w:pPrChange>
      </w:pPr>
    </w:p>
    <w:p w14:paraId="56A083E3" w14:textId="10EC731D" w:rsidR="00C0683C" w:rsidRPr="00D81077" w:rsidRDefault="00C0683C" w:rsidP="00C0683C">
      <w:pPr>
        <w:tabs>
          <w:tab w:val="left" w:pos="567"/>
        </w:tabs>
        <w:ind w:left="360"/>
        <w:rPr>
          <w:bCs/>
          <w:lang w:val="vi-VN"/>
        </w:rPr>
      </w:pPr>
      <w:r w:rsidRPr="00D81077">
        <w:rPr>
          <w:bCs/>
        </w:rPr>
        <w:t>Nhờ bước tiền xử lý này, dữ liệu trở nên sạch, đồng nhất và sẵn sàng cho các bước phân tích và trực quan hóa tiếp theo.</w:t>
      </w:r>
    </w:p>
    <w:p w14:paraId="492EAD3A" w14:textId="0CB85E9A" w:rsidR="00577A59" w:rsidRPr="00406BB7" w:rsidRDefault="00577A59">
      <w:pPr>
        <w:pStyle w:val="Heading2"/>
        <w:rPr>
          <w:b/>
          <w:color w:val="000000" w:themeColor="text1"/>
          <w:lang w:val="vi-VN"/>
          <w:rPrChange w:id="887" w:author="minh thư" w:date="2025-08-19T19:02:00Z" w16du:dateUtc="2025-08-19T12:02:00Z">
            <w:rPr>
              <w:bCs/>
              <w:lang w:val="vi-VN"/>
            </w:rPr>
          </w:rPrChange>
        </w:rPr>
        <w:pPrChange w:id="888" w:author="minh thư" w:date="2025-08-19T18:25:00Z" w16du:dateUtc="2025-08-19T11:25:00Z">
          <w:pPr>
            <w:tabs>
              <w:tab w:val="left" w:pos="567"/>
            </w:tabs>
            <w:ind w:left="360"/>
          </w:pPr>
        </w:pPrChange>
      </w:pPr>
      <w:bookmarkStart w:id="889" w:name="_Toc206579010"/>
      <w:r w:rsidRPr="00406BB7">
        <w:rPr>
          <w:rFonts w:ascii="Times New Roman" w:hAnsi="Times New Roman" w:cs="Times New Roman"/>
          <w:b/>
          <w:color w:val="000000" w:themeColor="text1"/>
          <w:lang w:val="vi-VN"/>
          <w:rPrChange w:id="890" w:author="minh thư" w:date="2025-08-19T19:02:00Z" w16du:dateUtc="2025-08-19T12:02:00Z">
            <w:rPr>
              <w:bCs/>
              <w:lang w:val="vi-VN"/>
            </w:rPr>
          </w:rPrChange>
        </w:rPr>
        <w:t xml:space="preserve">4. Phân tích </w:t>
      </w:r>
      <w:r w:rsidR="00D81077" w:rsidRPr="00406BB7">
        <w:rPr>
          <w:rFonts w:ascii="Times New Roman" w:hAnsi="Times New Roman" w:cs="Times New Roman"/>
          <w:b/>
          <w:color w:val="000000" w:themeColor="text1"/>
          <w:lang w:val="vi-VN"/>
          <w:rPrChange w:id="891" w:author="minh thư" w:date="2025-08-19T19:02:00Z" w16du:dateUtc="2025-08-19T12:02:00Z">
            <w:rPr>
              <w:bCs/>
              <w:lang w:val="vi-VN"/>
            </w:rPr>
          </w:rPrChange>
        </w:rPr>
        <w:t>xu hướng PM2.5 theo</w:t>
      </w:r>
      <w:del w:id="892" w:author="minh thư" w:date="2025-08-19T16:45:00Z" w16du:dateUtc="2025-08-19T09:45:00Z">
        <w:r w:rsidR="00D81077" w:rsidRPr="00406BB7" w:rsidDel="00275BEC">
          <w:rPr>
            <w:rFonts w:ascii="Times New Roman" w:hAnsi="Times New Roman" w:cs="Times New Roman"/>
            <w:b/>
            <w:color w:val="000000" w:themeColor="text1"/>
            <w:lang w:val="vi-VN"/>
            <w:rPrChange w:id="893" w:author="minh thư" w:date="2025-08-19T19:02:00Z" w16du:dateUtc="2025-08-19T12:02:00Z">
              <w:rPr>
                <w:bCs/>
                <w:lang w:val="vi-VN"/>
              </w:rPr>
            </w:rPrChange>
          </w:rPr>
          <w:delText xml:space="preserve"> </w:delText>
        </w:r>
      </w:del>
      <w:r w:rsidR="00D81077" w:rsidRPr="00406BB7">
        <w:rPr>
          <w:rFonts w:ascii="Times New Roman" w:hAnsi="Times New Roman" w:cs="Times New Roman"/>
          <w:b/>
          <w:color w:val="000000" w:themeColor="text1"/>
          <w:lang w:val="vi-VN"/>
          <w:rPrChange w:id="894" w:author="minh thư" w:date="2025-08-19T19:02:00Z" w16du:dateUtc="2025-08-19T12:02:00Z">
            <w:rPr>
              <w:bCs/>
              <w:lang w:val="vi-VN"/>
            </w:rPr>
          </w:rPrChange>
        </w:rPr>
        <w:t xml:space="preserve"> thời gian</w:t>
      </w:r>
      <w:bookmarkEnd w:id="889"/>
      <w:r w:rsidR="00D81077" w:rsidRPr="00406BB7">
        <w:rPr>
          <w:rFonts w:ascii="Times New Roman" w:hAnsi="Times New Roman" w:cs="Times New Roman"/>
          <w:b/>
          <w:color w:val="000000" w:themeColor="text1"/>
          <w:lang w:val="vi-VN"/>
          <w:rPrChange w:id="895" w:author="minh thư" w:date="2025-08-19T19:02:00Z" w16du:dateUtc="2025-08-19T12:02:00Z">
            <w:rPr>
              <w:bCs/>
              <w:lang w:val="vi-VN"/>
            </w:rPr>
          </w:rPrChange>
        </w:rPr>
        <w:t xml:space="preserve"> </w:t>
      </w:r>
    </w:p>
    <w:p w14:paraId="0FE57D66" w14:textId="77777777" w:rsidR="00097365" w:rsidRPr="00097365" w:rsidRDefault="00097365" w:rsidP="00097365">
      <w:pPr>
        <w:tabs>
          <w:tab w:val="left" w:pos="567"/>
        </w:tabs>
        <w:ind w:left="360"/>
        <w:rPr>
          <w:bCs/>
        </w:rPr>
      </w:pPr>
      <w:r w:rsidRPr="00097365">
        <w:rPr>
          <w:bCs/>
        </w:rPr>
        <w:t>Trong giai đoạn nghiên cứu, một trong những nội dung quan trọng là phân tích xu hướng bụi mịn PM2.5 theo thời gian. Dữ liệu quan trắc được thu thập từ hai thành phố lớn gồm Hà Nội và TP. Hồ Chí Minh, sau đó tiến hành xử lý để tính toán giá trị trung bình ngày.</w:t>
      </w:r>
    </w:p>
    <w:p w14:paraId="72085AF6" w14:textId="739DEAA1" w:rsidR="00097365" w:rsidRDefault="00097365" w:rsidP="00097365">
      <w:pPr>
        <w:tabs>
          <w:tab w:val="left" w:pos="567"/>
        </w:tabs>
        <w:ind w:left="360"/>
        <w:rPr>
          <w:bCs/>
          <w:lang w:val="vi-VN"/>
        </w:rPr>
      </w:pPr>
      <w:r w:rsidRPr="00097365">
        <w:rPr>
          <w:bCs/>
          <w:noProof/>
          <w:lang w:val="vi-VN"/>
        </w:rPr>
        <w:lastRenderedPageBreak/>
        <w:drawing>
          <wp:anchor distT="0" distB="0" distL="114300" distR="114300" simplePos="0" relativeHeight="251684352" behindDoc="0" locked="0" layoutInCell="1" allowOverlap="1" wp14:anchorId="4882C079" wp14:editId="67C9B3ED">
            <wp:simplePos x="0" y="0"/>
            <wp:positionH relativeFrom="margin">
              <wp:align>right</wp:align>
            </wp:positionH>
            <wp:positionV relativeFrom="paragraph">
              <wp:posOffset>1143000</wp:posOffset>
            </wp:positionV>
            <wp:extent cx="5741035" cy="3054350"/>
            <wp:effectExtent l="0" t="0" r="0" b="0"/>
            <wp:wrapTopAndBottom/>
            <wp:docPr id="3317441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4159" name="Picture 1"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41035" cy="3054350"/>
                    </a:xfrm>
                    <a:prstGeom prst="rect">
                      <a:avLst/>
                    </a:prstGeom>
                  </pic:spPr>
                </pic:pic>
              </a:graphicData>
            </a:graphic>
            <wp14:sizeRelH relativeFrom="margin">
              <wp14:pctWidth>0</wp14:pctWidth>
            </wp14:sizeRelH>
            <wp14:sizeRelV relativeFrom="margin">
              <wp14:pctHeight>0</wp14:pctHeight>
            </wp14:sizeRelV>
          </wp:anchor>
        </w:drawing>
      </w:r>
      <w:r w:rsidRPr="00097365">
        <w:rPr>
          <w:bCs/>
        </w:rPr>
        <w:t xml:space="preserve">Cụ thể, bộ dữ liệu được nhóm theo ngày (Date) và lấy trung bình nồng độ PM2.5. Việc này giúp loại bỏ bớt các dao động ngắn hạn và làm nổi bật đặc trưng tổng quan theo ngày. Ngoài ra, để xu hướng trở nên rõ ràng và dễ quan sát hơn, nghiên cứu sử dụng trung bình trượt 7 </w:t>
      </w:r>
      <w:r w:rsidR="00D53AD2">
        <w:rPr>
          <w:bCs/>
        </w:rPr>
        <w:t>ngà</w:t>
      </w:r>
      <w:r w:rsidR="00D53AD2">
        <w:rPr>
          <w:bCs/>
          <w:lang w:val="vi-VN"/>
        </w:rPr>
        <w:t xml:space="preserve">. </w:t>
      </w:r>
      <w:r w:rsidRPr="00097365">
        <w:rPr>
          <w:bCs/>
        </w:rPr>
        <w:t>Phương pháp này thường được áp dụng trong phân tích chuỗi thời gian nhằm làm mượt dữ liệu, giảm bớt sự nhiễu loạn do các biến động ngẫu nhiên trong ngày.</w:t>
      </w:r>
    </w:p>
    <w:p w14:paraId="075FA6D4" w14:textId="0E496B8F" w:rsidR="00097365" w:rsidRDefault="00275BEC">
      <w:pPr>
        <w:pStyle w:val="Hinh"/>
        <w:jc w:val="center"/>
        <w:pPrChange w:id="896" w:author="minh thư" w:date="2025-08-19T19:02:00Z" w16du:dateUtc="2025-08-19T12:02:00Z">
          <w:pPr>
            <w:tabs>
              <w:tab w:val="left" w:pos="567"/>
            </w:tabs>
            <w:ind w:left="360"/>
          </w:pPr>
        </w:pPrChange>
      </w:pPr>
      <w:bookmarkStart w:id="897" w:name="_Toc206523010"/>
      <w:ins w:id="898" w:author="minh thư" w:date="2025-08-19T16:45:00Z" w16du:dateUtc="2025-08-19T09:45:00Z">
        <w:r>
          <w:t>Hình 16: phân tích xu hướng</w:t>
        </w:r>
      </w:ins>
      <w:bookmarkEnd w:id="897"/>
    </w:p>
    <w:p w14:paraId="6A6B1158" w14:textId="076353D7" w:rsidR="00D53AD2" w:rsidRDefault="00D53AD2" w:rsidP="00097365">
      <w:pPr>
        <w:tabs>
          <w:tab w:val="left" w:pos="567"/>
        </w:tabs>
        <w:ind w:left="360"/>
        <w:rPr>
          <w:bCs/>
          <w:lang w:val="vi-VN"/>
        </w:rPr>
      </w:pPr>
      <w:r>
        <w:rPr>
          <w:bCs/>
          <w:lang w:val="vi-VN"/>
        </w:rPr>
        <w:t xml:space="preserve">Kết quả trực quan </w:t>
      </w:r>
    </w:p>
    <w:p w14:paraId="35D895F0" w14:textId="63229806" w:rsidR="00D53AD2" w:rsidRDefault="00D53AD2" w:rsidP="00D53AD2">
      <w:pPr>
        <w:pStyle w:val="ListParagraph"/>
        <w:numPr>
          <w:ilvl w:val="0"/>
          <w:numId w:val="43"/>
        </w:numPr>
        <w:tabs>
          <w:tab w:val="left" w:pos="567"/>
        </w:tabs>
        <w:rPr>
          <w:rFonts w:ascii="Times New Roman" w:hAnsi="Times New Roman" w:cs="Times New Roman"/>
          <w:bCs/>
          <w:sz w:val="26"/>
          <w:szCs w:val="26"/>
          <w:lang w:val="vi-VN"/>
        </w:rPr>
      </w:pPr>
      <w:r w:rsidRPr="00D53AD2">
        <w:rPr>
          <w:rFonts w:ascii="Times New Roman" w:hAnsi="Times New Roman" w:cs="Times New Roman"/>
          <w:bCs/>
          <w:noProof/>
          <w:sz w:val="26"/>
          <w:szCs w:val="26"/>
          <w:lang w:val="vi-VN"/>
        </w:rPr>
        <w:drawing>
          <wp:anchor distT="0" distB="0" distL="114300" distR="114300" simplePos="0" relativeHeight="251685376" behindDoc="0" locked="0" layoutInCell="1" allowOverlap="1" wp14:anchorId="1451587E" wp14:editId="2510AA70">
            <wp:simplePos x="0" y="0"/>
            <wp:positionH relativeFrom="margin">
              <wp:align>right</wp:align>
            </wp:positionH>
            <wp:positionV relativeFrom="paragraph">
              <wp:posOffset>876545</wp:posOffset>
            </wp:positionV>
            <wp:extent cx="5512083" cy="2349621"/>
            <wp:effectExtent l="0" t="0" r="0" b="0"/>
            <wp:wrapTopAndBottom/>
            <wp:docPr id="125562049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0495" name="Picture 1" descr="A graph with a red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512083" cy="2349621"/>
                    </a:xfrm>
                    <a:prstGeom prst="rect">
                      <a:avLst/>
                    </a:prstGeom>
                  </pic:spPr>
                </pic:pic>
              </a:graphicData>
            </a:graphic>
          </wp:anchor>
        </w:drawing>
      </w:r>
      <w:r w:rsidRPr="00D53AD2">
        <w:rPr>
          <w:rFonts w:ascii="Times New Roman" w:hAnsi="Times New Roman" w:cs="Times New Roman"/>
          <w:bCs/>
          <w:sz w:val="26"/>
          <w:szCs w:val="26"/>
          <w:lang w:val="vi-VN"/>
        </w:rPr>
        <w:t xml:space="preserve">Hà </w:t>
      </w:r>
      <w:r>
        <w:rPr>
          <w:rFonts w:ascii="Times New Roman" w:hAnsi="Times New Roman" w:cs="Times New Roman"/>
          <w:bCs/>
          <w:sz w:val="26"/>
          <w:szCs w:val="26"/>
          <w:lang w:val="vi-VN"/>
        </w:rPr>
        <w:t xml:space="preserve">nội: </w:t>
      </w:r>
      <w:r w:rsidRPr="00D53AD2">
        <w:rPr>
          <w:rFonts w:ascii="Times New Roman" w:hAnsi="Times New Roman" w:cs="Times New Roman"/>
          <w:bCs/>
          <w:sz w:val="26"/>
          <w:szCs w:val="26"/>
        </w:rPr>
        <w:t>Biểu đồ cho thấy giá trị PM2.5 tại Hà Nội có sự dao động mạnh, đặc biệt cao vào đầu năm 2021 (có lúc vượt trên 200 µg/m³). Tuy nhiên, xu hướng trung bình 7 ngày cho thấy mức độ ô nhiễm có giảm dần từ tháng 3 đến tháng 8/2021, trước khi tăng trở lại vào cuối năm.</w:t>
      </w:r>
    </w:p>
    <w:p w14:paraId="08ED4F4C" w14:textId="001EFEE1" w:rsidR="00D53AD2" w:rsidRPr="00D53AD2" w:rsidRDefault="00275BEC">
      <w:pPr>
        <w:pStyle w:val="Hinh"/>
        <w:jc w:val="center"/>
        <w:pPrChange w:id="899" w:author="minh thư" w:date="2025-08-19T19:08:00Z" w16du:dateUtc="2025-08-19T12:08:00Z">
          <w:pPr>
            <w:pStyle w:val="ListParagraph"/>
            <w:tabs>
              <w:tab w:val="left" w:pos="567"/>
            </w:tabs>
            <w:ind w:left="1080"/>
          </w:pPr>
        </w:pPrChange>
      </w:pPr>
      <w:bookmarkStart w:id="900" w:name="_Toc206523011"/>
      <w:ins w:id="901" w:author="minh thư" w:date="2025-08-19T16:46:00Z" w16du:dateUtc="2025-08-19T09:46:00Z">
        <w:r>
          <w:t>Hình 17: Kết quả trực quan tại Hà Nội</w:t>
        </w:r>
      </w:ins>
      <w:bookmarkEnd w:id="900"/>
    </w:p>
    <w:p w14:paraId="45D4F1AA" w14:textId="354974DC" w:rsidR="00D53AD2" w:rsidRDefault="00D53AD2" w:rsidP="00D53AD2">
      <w:pPr>
        <w:pStyle w:val="ListParagraph"/>
        <w:numPr>
          <w:ilvl w:val="0"/>
          <w:numId w:val="43"/>
        </w:numPr>
        <w:tabs>
          <w:tab w:val="left" w:pos="567"/>
        </w:tabs>
        <w:rPr>
          <w:rFonts w:ascii="Times New Roman" w:hAnsi="Times New Roman" w:cs="Times New Roman"/>
          <w:bCs/>
          <w:sz w:val="26"/>
          <w:szCs w:val="26"/>
          <w:lang w:val="vi-VN"/>
        </w:rPr>
      </w:pPr>
      <w:r w:rsidRPr="00D53AD2">
        <w:rPr>
          <w:rFonts w:ascii="Times New Roman" w:hAnsi="Times New Roman" w:cs="Times New Roman"/>
          <w:bCs/>
          <w:noProof/>
          <w:sz w:val="26"/>
          <w:szCs w:val="26"/>
          <w:lang w:val="vi-VN"/>
        </w:rPr>
        <w:lastRenderedPageBreak/>
        <w:drawing>
          <wp:anchor distT="0" distB="0" distL="114300" distR="114300" simplePos="0" relativeHeight="251686400" behindDoc="0" locked="0" layoutInCell="1" allowOverlap="1" wp14:anchorId="3C671A1C" wp14:editId="795863C7">
            <wp:simplePos x="0" y="0"/>
            <wp:positionH relativeFrom="margin">
              <wp:align>right</wp:align>
            </wp:positionH>
            <wp:positionV relativeFrom="paragraph">
              <wp:posOffset>882797</wp:posOffset>
            </wp:positionV>
            <wp:extent cx="5569236" cy="2349621"/>
            <wp:effectExtent l="0" t="0" r="0" b="0"/>
            <wp:wrapTopAndBottom/>
            <wp:docPr id="1453147503"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47503" name="Picture 1" descr="A graph with red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69236" cy="2349621"/>
                    </a:xfrm>
                    <a:prstGeom prst="rect">
                      <a:avLst/>
                    </a:prstGeom>
                  </pic:spPr>
                </pic:pic>
              </a:graphicData>
            </a:graphic>
            <wp14:sizeRelH relativeFrom="margin">
              <wp14:pctWidth>0</wp14:pctWidth>
            </wp14:sizeRelH>
            <wp14:sizeRelV relativeFrom="margin">
              <wp14:pctHeight>0</wp14:pctHeight>
            </wp14:sizeRelV>
          </wp:anchor>
        </w:drawing>
      </w:r>
      <w:r w:rsidRPr="00D53AD2">
        <w:rPr>
          <w:rFonts w:ascii="Times New Roman" w:hAnsi="Times New Roman" w:cs="Times New Roman"/>
          <w:bCs/>
          <w:sz w:val="26"/>
          <w:szCs w:val="26"/>
          <w:lang w:val="vi-VN"/>
        </w:rPr>
        <w:t xml:space="preserve">Thành phố Hồ Chí </w:t>
      </w:r>
      <w:r>
        <w:rPr>
          <w:rFonts w:ascii="Times New Roman" w:hAnsi="Times New Roman" w:cs="Times New Roman"/>
          <w:bCs/>
          <w:sz w:val="26"/>
          <w:szCs w:val="26"/>
          <w:lang w:val="vi-VN"/>
        </w:rPr>
        <w:t xml:space="preserve">Minh: </w:t>
      </w:r>
      <w:r w:rsidRPr="00D53AD2">
        <w:rPr>
          <w:rFonts w:ascii="Times New Roman" w:hAnsi="Times New Roman" w:cs="Times New Roman"/>
          <w:bCs/>
          <w:sz w:val="26"/>
          <w:szCs w:val="26"/>
        </w:rPr>
        <w:t>So với Hà Nội, TP.HCM có mức PM2.5 thấp hơn và ổn định hơn. Dù có những giai đoạn tăng đột biến (đặc biệt đầu năm 2021), nhưng nhìn chung đường trung bình 7 ngày dao động trong khoảng 50–100 µg/m³, thấp hơn đáng kể so với Hà Nội.</w:t>
      </w:r>
    </w:p>
    <w:p w14:paraId="6981A1DF" w14:textId="473BCE14" w:rsidR="00275BEC" w:rsidRPr="00D53AD2" w:rsidRDefault="00275BEC">
      <w:pPr>
        <w:pStyle w:val="Hinh"/>
        <w:jc w:val="center"/>
        <w:rPr>
          <w:ins w:id="902" w:author="minh thư" w:date="2025-08-19T16:46:00Z" w16du:dateUtc="2025-08-19T09:46:00Z"/>
        </w:rPr>
        <w:pPrChange w:id="903" w:author="minh thư" w:date="2025-08-19T19:02:00Z" w16du:dateUtc="2025-08-19T12:02:00Z">
          <w:pPr>
            <w:pStyle w:val="ListParagraph"/>
            <w:tabs>
              <w:tab w:val="left" w:pos="567"/>
            </w:tabs>
            <w:ind w:left="1080"/>
          </w:pPr>
        </w:pPrChange>
      </w:pPr>
      <w:bookmarkStart w:id="904" w:name="_Toc206523012"/>
      <w:ins w:id="905" w:author="minh thư" w:date="2025-08-19T16:46:00Z" w16du:dateUtc="2025-08-19T09:46:00Z">
        <w:r>
          <w:t>Hình 18:</w:t>
        </w:r>
        <w:r w:rsidR="00DA2498">
          <w:t xml:space="preserve"> </w:t>
        </w:r>
        <w:r>
          <w:t xml:space="preserve">Kết quả trực quan tại </w:t>
        </w:r>
      </w:ins>
      <w:ins w:id="906" w:author="minh thư" w:date="2025-08-19T16:47:00Z" w16du:dateUtc="2025-08-19T09:47:00Z">
        <w:r w:rsidR="00DA2498">
          <w:t>Tp.HCM</w:t>
        </w:r>
      </w:ins>
      <w:bookmarkEnd w:id="904"/>
    </w:p>
    <w:p w14:paraId="5A558294" w14:textId="233089B7" w:rsidR="00D53AD2" w:rsidRPr="00D53AD2" w:rsidRDefault="00D53AD2" w:rsidP="00D53AD2">
      <w:pPr>
        <w:pStyle w:val="ListParagraph"/>
        <w:rPr>
          <w:rFonts w:ascii="Times New Roman" w:hAnsi="Times New Roman" w:cs="Times New Roman"/>
          <w:bCs/>
          <w:sz w:val="26"/>
          <w:szCs w:val="26"/>
          <w:lang w:val="vi-VN"/>
        </w:rPr>
      </w:pPr>
    </w:p>
    <w:p w14:paraId="0EAE934C" w14:textId="11997FD1" w:rsidR="00D53AD2" w:rsidRDefault="00D53AD2" w:rsidP="00D53AD2">
      <w:pPr>
        <w:tabs>
          <w:tab w:val="left" w:pos="567"/>
        </w:tabs>
        <w:rPr>
          <w:bCs/>
          <w:lang w:val="vi-VN"/>
        </w:rPr>
      </w:pPr>
      <w:r>
        <w:rPr>
          <w:bCs/>
          <w:lang w:val="vi-VN"/>
        </w:rPr>
        <w:t xml:space="preserve">Nhận xét chung: </w:t>
      </w:r>
    </w:p>
    <w:p w14:paraId="64DB39F6" w14:textId="51A25357" w:rsidR="00D53AD2" w:rsidRPr="00D53AD2" w:rsidRDefault="00D53AD2" w:rsidP="00D53AD2">
      <w:pPr>
        <w:numPr>
          <w:ilvl w:val="0"/>
          <w:numId w:val="44"/>
        </w:numPr>
        <w:tabs>
          <w:tab w:val="left" w:pos="567"/>
        </w:tabs>
        <w:rPr>
          <w:bCs/>
        </w:rPr>
      </w:pPr>
      <w:r w:rsidRPr="00D53AD2">
        <w:rPr>
          <w:bCs/>
        </w:rPr>
        <w:t>Hà Nội thường xuyên có nồng độ PM2.5 cao hơn TP.HCM, đặc biệt vào mùa đông – đầu xuân.</w:t>
      </w:r>
    </w:p>
    <w:p w14:paraId="494B8B87" w14:textId="5BBBA519" w:rsidR="00D53AD2" w:rsidRPr="00D53AD2" w:rsidRDefault="00D53AD2" w:rsidP="00D53AD2">
      <w:pPr>
        <w:numPr>
          <w:ilvl w:val="0"/>
          <w:numId w:val="44"/>
        </w:numPr>
        <w:tabs>
          <w:tab w:val="left" w:pos="567"/>
        </w:tabs>
        <w:rPr>
          <w:bCs/>
        </w:rPr>
      </w:pPr>
      <w:r w:rsidRPr="00D53AD2">
        <w:rPr>
          <w:bCs/>
        </w:rPr>
        <w:t>Việc sử dụng trung bình trượt 7 ngày giúp loại bỏ nhiễu trong dữ liệu, cho thấy xu hướng rõ ràng hơn thay vì chỉ nhìn các dao động ngắn hạn.</w:t>
      </w:r>
    </w:p>
    <w:p w14:paraId="723488DD" w14:textId="08DD1B4C" w:rsidR="00D53AD2" w:rsidRPr="00D53AD2" w:rsidRDefault="00D53AD2" w:rsidP="00D53AD2">
      <w:pPr>
        <w:numPr>
          <w:ilvl w:val="0"/>
          <w:numId w:val="44"/>
        </w:numPr>
        <w:tabs>
          <w:tab w:val="left" w:pos="567"/>
        </w:tabs>
        <w:rPr>
          <w:bCs/>
        </w:rPr>
      </w:pPr>
      <w:r w:rsidRPr="00D53AD2">
        <w:rPr>
          <w:bCs/>
        </w:rPr>
        <w:t>Như vậy, có thể thấy ô nhiễm không khí tại Hà Nội nghiêm trọng hơn và biến động theo mùa rõ rệt, trong khi TP.HCM có mức ô nhiễm thấp hơn và ổn định hơn.</w:t>
      </w:r>
    </w:p>
    <w:p w14:paraId="192C4EC1" w14:textId="162A550E" w:rsidR="00D53AD2" w:rsidRPr="00406BB7" w:rsidRDefault="00A91740">
      <w:pPr>
        <w:pStyle w:val="Heading2"/>
        <w:rPr>
          <w:ins w:id="907" w:author="minh thư" w:date="2025-08-19T17:13:00Z" w16du:dateUtc="2025-08-19T10:13:00Z"/>
          <w:b/>
          <w:color w:val="000000" w:themeColor="text1"/>
          <w:lang w:val="vi-VN"/>
          <w:rPrChange w:id="908" w:author="minh thư" w:date="2025-08-19T19:02:00Z" w16du:dateUtc="2025-08-19T12:02:00Z">
            <w:rPr>
              <w:ins w:id="909" w:author="minh thư" w:date="2025-08-19T17:13:00Z" w16du:dateUtc="2025-08-19T10:13:00Z"/>
              <w:bCs/>
              <w:lang w:val="vi-VN"/>
            </w:rPr>
          </w:rPrChange>
        </w:rPr>
        <w:pPrChange w:id="910" w:author="minh thư" w:date="2025-08-19T18:26:00Z" w16du:dateUtc="2025-08-19T11:26:00Z">
          <w:pPr>
            <w:tabs>
              <w:tab w:val="left" w:pos="567"/>
            </w:tabs>
          </w:pPr>
        </w:pPrChange>
      </w:pPr>
      <w:bookmarkStart w:id="911" w:name="_Toc206579011"/>
      <w:r w:rsidRPr="00406BB7">
        <w:rPr>
          <w:rFonts w:ascii="Times New Roman" w:hAnsi="Times New Roman" w:cs="Times New Roman"/>
          <w:b/>
          <w:color w:val="000000" w:themeColor="text1"/>
          <w:lang w:val="vi-VN"/>
          <w:rPrChange w:id="912" w:author="minh thư" w:date="2025-08-19T19:02:00Z" w16du:dateUtc="2025-08-19T12:02:00Z">
            <w:rPr>
              <w:bCs/>
              <w:lang w:val="vi-VN"/>
            </w:rPr>
          </w:rPrChange>
        </w:rPr>
        <w:t>5. Dự đoán PM2.5 với Prophet</w:t>
      </w:r>
      <w:bookmarkEnd w:id="911"/>
      <w:r w:rsidRPr="00406BB7">
        <w:rPr>
          <w:rFonts w:ascii="Times New Roman" w:hAnsi="Times New Roman" w:cs="Times New Roman"/>
          <w:b/>
          <w:color w:val="000000" w:themeColor="text1"/>
          <w:lang w:val="vi-VN"/>
          <w:rPrChange w:id="913" w:author="minh thư" w:date="2025-08-19T19:02:00Z" w16du:dateUtc="2025-08-19T12:02:00Z">
            <w:rPr>
              <w:bCs/>
              <w:lang w:val="vi-VN"/>
            </w:rPr>
          </w:rPrChange>
        </w:rPr>
        <w:t xml:space="preserve"> </w:t>
      </w:r>
    </w:p>
    <w:p w14:paraId="5011133F" w14:textId="3CB49E41" w:rsidR="00D575D7" w:rsidRDefault="00D575D7">
      <w:pPr>
        <w:pStyle w:val="Heading3"/>
        <w:pPrChange w:id="914" w:author="minh thư" w:date="2025-08-19T19:03:00Z" w16du:dateUtc="2025-08-19T12:03:00Z">
          <w:pPr>
            <w:tabs>
              <w:tab w:val="left" w:pos="567"/>
            </w:tabs>
          </w:pPr>
        </w:pPrChange>
      </w:pPr>
      <w:bookmarkStart w:id="915" w:name="_Toc206579012"/>
      <w:ins w:id="916" w:author="minh thư" w:date="2025-08-19T17:13:00Z" w16du:dateUtc="2025-08-19T10:13:00Z">
        <w:r>
          <w:t>5.1. Thiết lập mô hình Prophet</w:t>
        </w:r>
        <w:bookmarkEnd w:id="915"/>
        <w:r>
          <w:t xml:space="preserve"> </w:t>
        </w:r>
      </w:ins>
    </w:p>
    <w:p w14:paraId="7D784561" w14:textId="7560B652" w:rsidR="0098279A" w:rsidRPr="00406BB7" w:rsidRDefault="0098279A">
      <w:pPr>
        <w:pStyle w:val="ListParagraph"/>
        <w:numPr>
          <w:ilvl w:val="0"/>
          <w:numId w:val="45"/>
        </w:numPr>
        <w:tabs>
          <w:tab w:val="left" w:pos="567"/>
        </w:tabs>
        <w:rPr>
          <w:ins w:id="917" w:author="minh thư" w:date="2025-08-19T17:26:00Z" w16du:dateUtc="2025-08-19T10:26:00Z"/>
          <w:rFonts w:ascii="Times New Roman" w:hAnsi="Times New Roman" w:cs="Times New Roman"/>
          <w:bCs/>
          <w:sz w:val="26"/>
          <w:szCs w:val="26"/>
          <w:lang w:val="vi-VN"/>
          <w:rPrChange w:id="918" w:author="minh thư" w:date="2025-08-19T19:02:00Z" w16du:dateUtc="2025-08-19T12:02:00Z">
            <w:rPr>
              <w:ins w:id="919" w:author="minh thư" w:date="2025-08-19T17:26:00Z" w16du:dateUtc="2025-08-19T10:26:00Z"/>
              <w:lang w:val="vi-VN"/>
            </w:rPr>
          </w:rPrChange>
        </w:rPr>
        <w:pPrChange w:id="920" w:author="minh thư" w:date="2025-08-19T19:02:00Z" w16du:dateUtc="2025-08-19T12:02:00Z">
          <w:pPr>
            <w:pStyle w:val="ListParagraph"/>
            <w:tabs>
              <w:tab w:val="left" w:pos="567"/>
            </w:tabs>
            <w:ind w:left="1440"/>
          </w:pPr>
        </w:pPrChange>
      </w:pPr>
      <w:ins w:id="921" w:author="minh thư" w:date="2025-08-19T17:25:00Z" w16du:dateUtc="2025-08-19T10:25:00Z">
        <w:r w:rsidRPr="0098279A">
          <w:rPr>
            <w:rFonts w:ascii="Times New Roman" w:hAnsi="Times New Roman" w:cs="Times New Roman"/>
            <w:bCs/>
            <w:noProof/>
            <w:sz w:val="26"/>
            <w:szCs w:val="26"/>
            <w:lang w:val="vi-VN"/>
          </w:rPr>
          <w:drawing>
            <wp:anchor distT="0" distB="0" distL="114300" distR="114300" simplePos="0" relativeHeight="251695616" behindDoc="0" locked="0" layoutInCell="1" allowOverlap="1" wp14:anchorId="4AF6F735" wp14:editId="0F039EFD">
              <wp:simplePos x="0" y="0"/>
              <wp:positionH relativeFrom="margin">
                <wp:align>right</wp:align>
              </wp:positionH>
              <wp:positionV relativeFrom="paragraph">
                <wp:posOffset>256623</wp:posOffset>
              </wp:positionV>
              <wp:extent cx="5685155" cy="2220595"/>
              <wp:effectExtent l="0" t="0" r="0" b="8255"/>
              <wp:wrapTopAndBottom/>
              <wp:docPr id="4986248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4805" name="Picture 1" descr="A screen 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685155" cy="2220595"/>
                      </a:xfrm>
                      <a:prstGeom prst="rect">
                        <a:avLst/>
                      </a:prstGeom>
                    </pic:spPr>
                  </pic:pic>
                </a:graphicData>
              </a:graphic>
              <wp14:sizeRelH relativeFrom="margin">
                <wp14:pctWidth>0</wp14:pctWidth>
              </wp14:sizeRelH>
              <wp14:sizeRelV relativeFrom="margin">
                <wp14:pctHeight>0</wp14:pctHeight>
              </wp14:sizeRelV>
            </wp:anchor>
          </w:drawing>
        </w:r>
      </w:ins>
      <w:r w:rsidR="00A91740" w:rsidRPr="00A91740">
        <w:rPr>
          <w:rFonts w:ascii="Times New Roman" w:hAnsi="Times New Roman" w:cs="Times New Roman"/>
          <w:bCs/>
          <w:sz w:val="26"/>
          <w:szCs w:val="26"/>
          <w:lang w:val="vi-VN"/>
        </w:rPr>
        <w:t xml:space="preserve">Hà nội </w:t>
      </w:r>
    </w:p>
    <w:p w14:paraId="077BFB90" w14:textId="2EF80E9C" w:rsidR="0098279A" w:rsidRPr="000A688B" w:rsidRDefault="000A688B">
      <w:pPr>
        <w:pStyle w:val="Hinh"/>
        <w:jc w:val="center"/>
        <w:rPr>
          <w:ins w:id="922" w:author="minh thư" w:date="2025-08-19T17:26:00Z" w16du:dateUtc="2025-08-19T10:26:00Z"/>
        </w:rPr>
        <w:pPrChange w:id="923" w:author="minh thư" w:date="2025-08-19T19:02:00Z" w16du:dateUtc="2025-08-19T12:02:00Z">
          <w:pPr>
            <w:pStyle w:val="ListParagraph"/>
            <w:tabs>
              <w:tab w:val="left" w:pos="567"/>
            </w:tabs>
            <w:ind w:left="1440"/>
          </w:pPr>
        </w:pPrChange>
      </w:pPr>
      <w:bookmarkStart w:id="924" w:name="_Toc206523013"/>
      <w:ins w:id="925" w:author="minh thư" w:date="2025-08-19T17:37:00Z" w16du:dateUtc="2025-08-19T10:37:00Z">
        <w:r>
          <w:t>Hình 19: Mô hình dự đoán Prophet Hà Nội</w:t>
        </w:r>
      </w:ins>
      <w:bookmarkEnd w:id="924"/>
    </w:p>
    <w:p w14:paraId="1A616FD3" w14:textId="77777777" w:rsidR="0098279A" w:rsidRDefault="0098279A" w:rsidP="0098279A">
      <w:pPr>
        <w:pStyle w:val="ListParagraph"/>
        <w:tabs>
          <w:tab w:val="left" w:pos="567"/>
        </w:tabs>
        <w:ind w:left="1440"/>
        <w:rPr>
          <w:ins w:id="926" w:author="minh thư" w:date="2025-08-19T19:03:00Z" w16du:dateUtc="2025-08-19T12:03:00Z"/>
          <w:rFonts w:ascii="Times New Roman" w:hAnsi="Times New Roman" w:cs="Times New Roman"/>
          <w:bCs/>
          <w:sz w:val="26"/>
          <w:szCs w:val="26"/>
          <w:lang w:val="vi-VN"/>
        </w:rPr>
      </w:pPr>
    </w:p>
    <w:p w14:paraId="73DEE543" w14:textId="77777777" w:rsidR="00406BB7" w:rsidRDefault="00406BB7">
      <w:pPr>
        <w:pStyle w:val="ListParagraph"/>
        <w:tabs>
          <w:tab w:val="left" w:pos="567"/>
        </w:tabs>
        <w:ind w:left="1440"/>
        <w:rPr>
          <w:ins w:id="927" w:author="minh thư" w:date="2025-08-19T17:26:00Z" w16du:dateUtc="2025-08-19T10:26:00Z"/>
          <w:rFonts w:ascii="Times New Roman" w:hAnsi="Times New Roman" w:cs="Times New Roman"/>
          <w:bCs/>
          <w:sz w:val="26"/>
          <w:szCs w:val="26"/>
          <w:lang w:val="vi-VN"/>
        </w:rPr>
        <w:pPrChange w:id="928" w:author="minh thư" w:date="2025-08-19T17:26:00Z" w16du:dateUtc="2025-08-19T10:26:00Z">
          <w:pPr>
            <w:pStyle w:val="ListParagraph"/>
            <w:numPr>
              <w:ilvl w:val="1"/>
              <w:numId w:val="45"/>
            </w:numPr>
            <w:tabs>
              <w:tab w:val="left" w:pos="567"/>
            </w:tabs>
            <w:ind w:left="1440" w:hanging="360"/>
          </w:pPr>
        </w:pPrChange>
      </w:pPr>
    </w:p>
    <w:p w14:paraId="422DA33D" w14:textId="4923CCE5" w:rsidR="00D575D7" w:rsidRPr="00D575D7" w:rsidRDefault="00D575D7">
      <w:pPr>
        <w:pStyle w:val="ListParagraph"/>
        <w:numPr>
          <w:ilvl w:val="1"/>
          <w:numId w:val="45"/>
        </w:numPr>
        <w:tabs>
          <w:tab w:val="left" w:pos="567"/>
        </w:tabs>
        <w:rPr>
          <w:ins w:id="929" w:author="minh thư" w:date="2025-08-19T17:14:00Z" w16du:dateUtc="2025-08-19T10:14:00Z"/>
          <w:rFonts w:ascii="Times New Roman" w:hAnsi="Times New Roman" w:cs="Times New Roman"/>
          <w:bCs/>
          <w:sz w:val="26"/>
          <w:szCs w:val="26"/>
          <w:lang w:val="vi-VN"/>
        </w:rPr>
        <w:pPrChange w:id="930" w:author="minh thư" w:date="2025-08-19T17:17:00Z" w16du:dateUtc="2025-08-19T10:17:00Z">
          <w:pPr>
            <w:pStyle w:val="ListParagraph"/>
            <w:tabs>
              <w:tab w:val="left" w:pos="567"/>
            </w:tabs>
          </w:pPr>
        </w:pPrChange>
      </w:pPr>
      <w:ins w:id="931" w:author="minh thư" w:date="2025-08-19T17:14:00Z" w16du:dateUtc="2025-08-19T10:14:00Z">
        <w:r w:rsidRPr="00D575D7">
          <w:rPr>
            <w:rFonts w:ascii="Times New Roman" w:hAnsi="Times New Roman" w:cs="Times New Roman"/>
            <w:bCs/>
            <w:sz w:val="26"/>
            <w:szCs w:val="26"/>
          </w:rPr>
          <w:lastRenderedPageBreak/>
          <w:t>Dữ</w:t>
        </w:r>
        <w:r w:rsidRPr="00D575D7">
          <w:rPr>
            <w:rFonts w:ascii="Times New Roman" w:hAnsi="Times New Roman" w:cs="Times New Roman"/>
            <w:bCs/>
            <w:sz w:val="26"/>
            <w:szCs w:val="26"/>
            <w:lang w:val="vi-VN"/>
          </w:rPr>
          <w:t xml:space="preserve"> liệu đầu vào: </w:t>
        </w:r>
      </w:ins>
      <w:ins w:id="932" w:author="minh thư" w:date="2025-08-19T17:14:00Z">
        <w:r w:rsidRPr="00D575D7">
          <w:rPr>
            <w:rFonts w:ascii="Times New Roman" w:hAnsi="Times New Roman" w:cs="Times New Roman"/>
            <w:bCs/>
            <w:sz w:val="26"/>
            <w:szCs w:val="26"/>
          </w:rPr>
          <w:t>PM2.5 trung bình ngày tại Hà Nội (2020–2021).</w:t>
        </w:r>
      </w:ins>
    </w:p>
    <w:p w14:paraId="7BE02AE0" w14:textId="1DDD3FBE" w:rsidR="00D575D7" w:rsidRPr="00D575D7" w:rsidRDefault="00D575D7">
      <w:pPr>
        <w:pStyle w:val="ListParagraph"/>
        <w:numPr>
          <w:ilvl w:val="1"/>
          <w:numId w:val="45"/>
        </w:numPr>
        <w:tabs>
          <w:tab w:val="left" w:pos="567"/>
        </w:tabs>
        <w:rPr>
          <w:ins w:id="933" w:author="minh thư" w:date="2025-08-19T17:14:00Z" w16du:dateUtc="2025-08-19T10:14:00Z"/>
          <w:rFonts w:ascii="Times New Roman" w:hAnsi="Times New Roman" w:cs="Times New Roman"/>
          <w:bCs/>
          <w:sz w:val="26"/>
          <w:szCs w:val="26"/>
          <w:lang w:val="vi-VN"/>
        </w:rPr>
        <w:pPrChange w:id="934" w:author="minh thư" w:date="2025-08-19T17:17:00Z" w16du:dateUtc="2025-08-19T10:17:00Z">
          <w:pPr>
            <w:pStyle w:val="ListParagraph"/>
            <w:tabs>
              <w:tab w:val="left" w:pos="567"/>
            </w:tabs>
          </w:pPr>
        </w:pPrChange>
      </w:pPr>
      <w:ins w:id="935" w:author="minh thư" w:date="2025-08-19T17:14:00Z" w16du:dateUtc="2025-08-19T10:14:00Z">
        <w:r w:rsidRPr="00D575D7">
          <w:rPr>
            <w:rFonts w:ascii="Times New Roman" w:hAnsi="Times New Roman" w:cs="Times New Roman"/>
            <w:bCs/>
            <w:sz w:val="26"/>
            <w:szCs w:val="26"/>
            <w:lang w:val="vi-VN"/>
          </w:rPr>
          <w:t xml:space="preserve">Tiền xử lí: </w:t>
        </w:r>
      </w:ins>
    </w:p>
    <w:p w14:paraId="3CE24FAE" w14:textId="01CC8CFC" w:rsidR="00D575D7" w:rsidRPr="00D575D7" w:rsidRDefault="00D575D7">
      <w:pPr>
        <w:pStyle w:val="ListParagraph"/>
        <w:numPr>
          <w:ilvl w:val="2"/>
          <w:numId w:val="45"/>
        </w:numPr>
        <w:tabs>
          <w:tab w:val="left" w:pos="567"/>
        </w:tabs>
        <w:rPr>
          <w:ins w:id="936" w:author="minh thư" w:date="2025-08-19T17:14:00Z" w16du:dateUtc="2025-08-19T10:14:00Z"/>
          <w:rFonts w:ascii="Times New Roman" w:hAnsi="Times New Roman" w:cs="Times New Roman"/>
          <w:bCs/>
          <w:sz w:val="26"/>
          <w:szCs w:val="26"/>
          <w:lang w:val="vi-VN"/>
        </w:rPr>
        <w:pPrChange w:id="937" w:author="minh thư" w:date="2025-08-19T17:17:00Z" w16du:dateUtc="2025-08-19T10:17:00Z">
          <w:pPr>
            <w:pStyle w:val="ListParagraph"/>
            <w:tabs>
              <w:tab w:val="left" w:pos="567"/>
            </w:tabs>
          </w:pPr>
        </w:pPrChange>
      </w:pPr>
      <w:ins w:id="938" w:author="minh thư" w:date="2025-08-19T17:14:00Z" w16du:dateUtc="2025-08-19T10:14:00Z">
        <w:r w:rsidRPr="00D575D7">
          <w:rPr>
            <w:rFonts w:ascii="Times New Roman" w:hAnsi="Times New Roman" w:cs="Times New Roman"/>
            <w:bCs/>
            <w:sz w:val="26"/>
            <w:szCs w:val="26"/>
            <w:lang w:val="vi-VN"/>
          </w:rPr>
          <w:t xml:space="preserve">Lấy </w:t>
        </w:r>
      </w:ins>
      <w:ins w:id="939" w:author="minh thư" w:date="2025-08-19T17:14:00Z">
        <w:r w:rsidRPr="00D575D7">
          <w:rPr>
            <w:rFonts w:ascii="Times New Roman" w:hAnsi="Times New Roman" w:cs="Times New Roman"/>
            <w:bCs/>
            <w:sz w:val="26"/>
            <w:szCs w:val="26"/>
          </w:rPr>
          <w:t>trung bình theo ngày để giảm nhiễu.</w:t>
        </w:r>
      </w:ins>
    </w:p>
    <w:p w14:paraId="0795AC30" w14:textId="0D94C2B5" w:rsidR="00D575D7" w:rsidRPr="00D575D7" w:rsidRDefault="00D575D7">
      <w:pPr>
        <w:pStyle w:val="ListParagraph"/>
        <w:numPr>
          <w:ilvl w:val="2"/>
          <w:numId w:val="45"/>
        </w:numPr>
        <w:tabs>
          <w:tab w:val="left" w:pos="567"/>
        </w:tabs>
        <w:rPr>
          <w:ins w:id="940" w:author="minh thư" w:date="2025-08-19T17:15:00Z" w16du:dateUtc="2025-08-19T10:15:00Z"/>
          <w:rFonts w:ascii="Times New Roman" w:hAnsi="Times New Roman" w:cs="Times New Roman"/>
          <w:bCs/>
          <w:sz w:val="26"/>
          <w:szCs w:val="26"/>
          <w:lang w:val="vi-VN"/>
        </w:rPr>
        <w:pPrChange w:id="941" w:author="minh thư" w:date="2025-08-19T17:17:00Z" w16du:dateUtc="2025-08-19T10:17:00Z">
          <w:pPr>
            <w:pStyle w:val="ListParagraph"/>
            <w:tabs>
              <w:tab w:val="left" w:pos="567"/>
            </w:tabs>
          </w:pPr>
        </w:pPrChange>
      </w:pPr>
      <w:ins w:id="942" w:author="minh thư" w:date="2025-08-19T17:15:00Z" w16du:dateUtc="2025-08-19T10:15:00Z">
        <w:r w:rsidRPr="00D575D7">
          <w:rPr>
            <w:rFonts w:ascii="Times New Roman" w:hAnsi="Times New Roman" w:cs="Times New Roman"/>
            <w:bCs/>
            <w:sz w:val="26"/>
            <w:szCs w:val="26"/>
            <w:lang w:val="vi-VN"/>
          </w:rPr>
          <w:t xml:space="preserve">Đổi tên </w:t>
        </w:r>
      </w:ins>
      <w:ins w:id="943" w:author="minh thư" w:date="2025-08-19T17:15:00Z">
        <w:r w:rsidRPr="00D575D7">
          <w:rPr>
            <w:rFonts w:ascii="Times New Roman" w:hAnsi="Times New Roman" w:cs="Times New Roman"/>
            <w:bCs/>
            <w:sz w:val="26"/>
            <w:szCs w:val="26"/>
          </w:rPr>
          <w:t>cột thành ds (ngày) và y (PM2.5).</w:t>
        </w:r>
      </w:ins>
    </w:p>
    <w:p w14:paraId="33A3816F" w14:textId="0D9BAB38" w:rsidR="00D575D7" w:rsidRPr="00D575D7" w:rsidRDefault="00D575D7">
      <w:pPr>
        <w:pStyle w:val="ListParagraph"/>
        <w:numPr>
          <w:ilvl w:val="1"/>
          <w:numId w:val="45"/>
        </w:numPr>
        <w:tabs>
          <w:tab w:val="left" w:pos="567"/>
        </w:tabs>
        <w:rPr>
          <w:ins w:id="944" w:author="minh thư" w:date="2025-08-19T17:15:00Z" w16du:dateUtc="2025-08-19T10:15:00Z"/>
          <w:rFonts w:ascii="Times New Roman" w:hAnsi="Times New Roman" w:cs="Times New Roman"/>
          <w:bCs/>
          <w:sz w:val="26"/>
          <w:szCs w:val="26"/>
          <w:lang w:val="vi-VN"/>
        </w:rPr>
        <w:pPrChange w:id="945" w:author="minh thư" w:date="2025-08-19T17:17:00Z" w16du:dateUtc="2025-08-19T10:17:00Z">
          <w:pPr>
            <w:pStyle w:val="ListParagraph"/>
            <w:tabs>
              <w:tab w:val="left" w:pos="567"/>
            </w:tabs>
          </w:pPr>
        </w:pPrChange>
      </w:pPr>
      <w:ins w:id="946" w:author="minh thư" w:date="2025-08-19T17:15:00Z" w16du:dateUtc="2025-08-19T10:15:00Z">
        <w:r w:rsidRPr="00D575D7">
          <w:rPr>
            <w:rFonts w:ascii="Times New Roman" w:hAnsi="Times New Roman" w:cs="Times New Roman"/>
            <w:bCs/>
            <w:sz w:val="26"/>
            <w:szCs w:val="26"/>
            <w:lang w:val="vi-VN"/>
          </w:rPr>
          <w:t xml:space="preserve">Cấu </w:t>
        </w:r>
      </w:ins>
      <w:ins w:id="947" w:author="minh thư" w:date="2025-08-19T17:15:00Z">
        <w:r w:rsidRPr="00D575D7">
          <w:rPr>
            <w:rFonts w:ascii="Times New Roman" w:hAnsi="Times New Roman" w:cs="Times New Roman"/>
            <w:bCs/>
            <w:sz w:val="26"/>
            <w:szCs w:val="26"/>
            <w:rPrChange w:id="948" w:author="minh thư" w:date="2025-08-19T17:17:00Z" w16du:dateUtc="2025-08-19T10:17:00Z">
              <w:rPr>
                <w:rFonts w:ascii="Times New Roman" w:hAnsi="Times New Roman" w:cs="Times New Roman"/>
                <w:b/>
                <w:sz w:val="26"/>
                <w:szCs w:val="26"/>
              </w:rPr>
            </w:rPrChange>
          </w:rPr>
          <w:t>hình mô hình</w:t>
        </w:r>
        <w:r w:rsidRPr="00D575D7">
          <w:rPr>
            <w:rFonts w:ascii="Times New Roman" w:hAnsi="Times New Roman" w:cs="Times New Roman"/>
            <w:bCs/>
            <w:sz w:val="26"/>
            <w:szCs w:val="26"/>
          </w:rPr>
          <w:t>: Prophet với tham số mặc định, cho phép nhận dạng xu hướng dài hạn và yếu tố mùa vụ.</w:t>
        </w:r>
      </w:ins>
    </w:p>
    <w:p w14:paraId="1784EA9E" w14:textId="09C96305" w:rsidR="00D575D7" w:rsidRDefault="00D575D7" w:rsidP="00D575D7">
      <w:pPr>
        <w:pStyle w:val="ListParagraph"/>
        <w:numPr>
          <w:ilvl w:val="1"/>
          <w:numId w:val="45"/>
        </w:numPr>
        <w:tabs>
          <w:tab w:val="left" w:pos="567"/>
        </w:tabs>
        <w:rPr>
          <w:ins w:id="949" w:author="minh thư" w:date="2025-08-19T17:25:00Z" w16du:dateUtc="2025-08-19T10:25:00Z"/>
          <w:rFonts w:ascii="Times New Roman" w:hAnsi="Times New Roman" w:cs="Times New Roman"/>
          <w:bCs/>
          <w:sz w:val="26"/>
          <w:szCs w:val="26"/>
          <w:lang w:val="vi-VN"/>
        </w:rPr>
      </w:pPr>
      <w:ins w:id="950" w:author="minh thư" w:date="2025-08-19T17:15:00Z" w16du:dateUtc="2025-08-19T10:15:00Z">
        <w:r w:rsidRPr="00D575D7">
          <w:rPr>
            <w:rFonts w:ascii="Times New Roman" w:hAnsi="Times New Roman" w:cs="Times New Roman"/>
            <w:bCs/>
            <w:sz w:val="26"/>
            <w:szCs w:val="26"/>
            <w:lang w:val="vi-VN"/>
          </w:rPr>
          <w:t xml:space="preserve">Chiến </w:t>
        </w:r>
      </w:ins>
      <w:ins w:id="951" w:author="minh thư" w:date="2025-08-19T17:15:00Z">
        <w:r w:rsidRPr="00D575D7">
          <w:rPr>
            <w:rFonts w:ascii="Times New Roman" w:hAnsi="Times New Roman" w:cs="Times New Roman"/>
            <w:bCs/>
            <w:sz w:val="26"/>
            <w:szCs w:val="26"/>
            <w:rPrChange w:id="952" w:author="minh thư" w:date="2025-08-19T17:17:00Z" w16du:dateUtc="2025-08-19T10:17:00Z">
              <w:rPr>
                <w:rFonts w:ascii="Times New Roman" w:hAnsi="Times New Roman" w:cs="Times New Roman"/>
                <w:b/>
                <w:sz w:val="26"/>
                <w:szCs w:val="26"/>
              </w:rPr>
            </w:rPrChange>
          </w:rPr>
          <w:t>lược</w:t>
        </w:r>
        <w:r w:rsidRPr="00D575D7">
          <w:rPr>
            <w:rFonts w:ascii="Times New Roman" w:hAnsi="Times New Roman" w:cs="Times New Roman"/>
            <w:bCs/>
            <w:sz w:val="26"/>
            <w:szCs w:val="26"/>
          </w:rPr>
          <w:t xml:space="preserve">: huấn luyện trên dữ liệu 2020–2021, sau đó dự báo </w:t>
        </w:r>
        <w:r w:rsidRPr="00D575D7">
          <w:rPr>
            <w:rFonts w:ascii="Times New Roman" w:hAnsi="Times New Roman" w:cs="Times New Roman"/>
            <w:bCs/>
            <w:sz w:val="26"/>
            <w:szCs w:val="26"/>
            <w:rPrChange w:id="953" w:author="minh thư" w:date="2025-08-19T17:17:00Z" w16du:dateUtc="2025-08-19T10:17:00Z">
              <w:rPr>
                <w:rFonts w:ascii="Times New Roman" w:hAnsi="Times New Roman" w:cs="Times New Roman"/>
                <w:b/>
                <w:sz w:val="26"/>
                <w:szCs w:val="26"/>
              </w:rPr>
            </w:rPrChange>
          </w:rPr>
          <w:t>30 ngày tiếp theo</w:t>
        </w:r>
        <w:r w:rsidRPr="00D575D7">
          <w:rPr>
            <w:rFonts w:ascii="Times New Roman" w:hAnsi="Times New Roman" w:cs="Times New Roman"/>
            <w:bCs/>
            <w:sz w:val="26"/>
            <w:szCs w:val="26"/>
          </w:rPr>
          <w:t>.</w:t>
        </w:r>
      </w:ins>
    </w:p>
    <w:p w14:paraId="40C0DBFA" w14:textId="4FA9D227" w:rsidR="0098279A" w:rsidRPr="00D575D7" w:rsidRDefault="0098279A">
      <w:pPr>
        <w:pStyle w:val="ListParagraph"/>
        <w:tabs>
          <w:tab w:val="left" w:pos="567"/>
        </w:tabs>
        <w:ind w:left="1440"/>
        <w:rPr>
          <w:rFonts w:ascii="Times New Roman" w:hAnsi="Times New Roman" w:cs="Times New Roman"/>
          <w:bCs/>
          <w:sz w:val="26"/>
          <w:szCs w:val="26"/>
          <w:lang w:val="vi-VN"/>
        </w:rPr>
        <w:pPrChange w:id="954" w:author="minh thư" w:date="2025-08-19T17:25:00Z" w16du:dateUtc="2025-08-19T10:25:00Z">
          <w:pPr>
            <w:pStyle w:val="ListParagraph"/>
            <w:numPr>
              <w:numId w:val="45"/>
            </w:numPr>
            <w:tabs>
              <w:tab w:val="left" w:pos="567"/>
            </w:tabs>
            <w:ind w:hanging="360"/>
          </w:pPr>
        </w:pPrChange>
      </w:pPr>
    </w:p>
    <w:p w14:paraId="4DC20794" w14:textId="40F00DC4" w:rsidR="00A91740" w:rsidRDefault="0098279A" w:rsidP="00A91740">
      <w:pPr>
        <w:pStyle w:val="ListParagraph"/>
        <w:numPr>
          <w:ilvl w:val="0"/>
          <w:numId w:val="45"/>
        </w:numPr>
        <w:tabs>
          <w:tab w:val="left" w:pos="567"/>
        </w:tabs>
        <w:rPr>
          <w:ins w:id="955" w:author="minh thư" w:date="2025-08-19T17:27:00Z" w16du:dateUtc="2025-08-19T10:27:00Z"/>
          <w:rFonts w:ascii="Times New Roman" w:hAnsi="Times New Roman" w:cs="Times New Roman"/>
          <w:bCs/>
          <w:sz w:val="26"/>
          <w:szCs w:val="26"/>
          <w:lang w:val="vi-VN"/>
        </w:rPr>
      </w:pPr>
      <w:ins w:id="956" w:author="minh thư" w:date="2025-08-19T17:27:00Z" w16du:dateUtc="2025-08-19T10:27:00Z">
        <w:r w:rsidRPr="0098279A">
          <w:rPr>
            <w:rFonts w:ascii="Times New Roman" w:hAnsi="Times New Roman" w:cs="Times New Roman"/>
            <w:bCs/>
            <w:noProof/>
            <w:sz w:val="26"/>
            <w:szCs w:val="26"/>
            <w:lang w:val="vi-VN"/>
          </w:rPr>
          <w:drawing>
            <wp:anchor distT="0" distB="0" distL="114300" distR="114300" simplePos="0" relativeHeight="251696640" behindDoc="0" locked="0" layoutInCell="1" allowOverlap="1" wp14:anchorId="40D71380" wp14:editId="7744290B">
              <wp:simplePos x="0" y="0"/>
              <wp:positionH relativeFrom="margin">
                <wp:align>center</wp:align>
              </wp:positionH>
              <wp:positionV relativeFrom="paragraph">
                <wp:posOffset>242018</wp:posOffset>
              </wp:positionV>
              <wp:extent cx="4969510" cy="2331720"/>
              <wp:effectExtent l="0" t="0" r="2540" b="0"/>
              <wp:wrapTopAndBottom/>
              <wp:docPr id="2531436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3640" name="Picture 1" descr="A screen 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969510" cy="2331720"/>
                      </a:xfrm>
                      <a:prstGeom prst="rect">
                        <a:avLst/>
                      </a:prstGeom>
                    </pic:spPr>
                  </pic:pic>
                </a:graphicData>
              </a:graphic>
              <wp14:sizeRelH relativeFrom="margin">
                <wp14:pctWidth>0</wp14:pctWidth>
              </wp14:sizeRelH>
              <wp14:sizeRelV relativeFrom="margin">
                <wp14:pctHeight>0</wp14:pctHeight>
              </wp14:sizeRelV>
            </wp:anchor>
          </w:drawing>
        </w:r>
      </w:ins>
      <w:r w:rsidR="00A91740" w:rsidRPr="00A91740">
        <w:rPr>
          <w:rFonts w:ascii="Times New Roman" w:hAnsi="Times New Roman" w:cs="Times New Roman"/>
          <w:bCs/>
          <w:sz w:val="26"/>
          <w:szCs w:val="26"/>
          <w:lang w:val="vi-VN"/>
        </w:rPr>
        <w:t xml:space="preserve">Thành phố Hồ Chí Minh </w:t>
      </w:r>
    </w:p>
    <w:p w14:paraId="06A6BE0C" w14:textId="4D860541" w:rsidR="000A688B" w:rsidRPr="000A688B" w:rsidRDefault="000A688B">
      <w:pPr>
        <w:pStyle w:val="Hinh"/>
        <w:jc w:val="center"/>
        <w:rPr>
          <w:ins w:id="957" w:author="minh thư" w:date="2025-08-19T17:38:00Z" w16du:dateUtc="2025-08-19T10:38:00Z"/>
        </w:rPr>
        <w:pPrChange w:id="958" w:author="minh thư" w:date="2025-08-19T19:03:00Z" w16du:dateUtc="2025-08-19T12:03:00Z">
          <w:pPr>
            <w:pStyle w:val="ListParagraph"/>
            <w:numPr>
              <w:numId w:val="45"/>
            </w:numPr>
            <w:tabs>
              <w:tab w:val="left" w:pos="567"/>
            </w:tabs>
            <w:ind w:hanging="360"/>
          </w:pPr>
        </w:pPrChange>
      </w:pPr>
      <w:bookmarkStart w:id="959" w:name="_Toc206523014"/>
      <w:ins w:id="960" w:author="minh thư" w:date="2025-08-19T17:38:00Z" w16du:dateUtc="2025-08-19T10:38:00Z">
        <w:r w:rsidRPr="00146960">
          <w:t xml:space="preserve">Hình </w:t>
        </w:r>
        <w:r>
          <w:t>20</w:t>
        </w:r>
        <w:r w:rsidRPr="00146960">
          <w:t>: Mô hình dự đoán Prophet</w:t>
        </w:r>
        <w:r>
          <w:t xml:space="preserve"> Tp.HCM</w:t>
        </w:r>
        <w:bookmarkEnd w:id="959"/>
      </w:ins>
    </w:p>
    <w:p w14:paraId="43D363D7" w14:textId="4FC466A5" w:rsidR="0098279A" w:rsidRDefault="0098279A">
      <w:pPr>
        <w:pStyle w:val="ListParagraph"/>
        <w:tabs>
          <w:tab w:val="left" w:pos="567"/>
        </w:tabs>
        <w:rPr>
          <w:ins w:id="961" w:author="minh thư" w:date="2025-08-19T17:19:00Z" w16du:dateUtc="2025-08-19T10:19:00Z"/>
          <w:rFonts w:ascii="Times New Roman" w:hAnsi="Times New Roman" w:cs="Times New Roman"/>
          <w:bCs/>
          <w:sz w:val="26"/>
          <w:szCs w:val="26"/>
          <w:lang w:val="vi-VN"/>
        </w:rPr>
        <w:pPrChange w:id="962" w:author="minh thư" w:date="2025-08-19T17:27:00Z" w16du:dateUtc="2025-08-19T10:27:00Z">
          <w:pPr>
            <w:pStyle w:val="ListParagraph"/>
            <w:numPr>
              <w:numId w:val="45"/>
            </w:numPr>
            <w:tabs>
              <w:tab w:val="left" w:pos="567"/>
            </w:tabs>
            <w:ind w:hanging="360"/>
          </w:pPr>
        </w:pPrChange>
      </w:pPr>
    </w:p>
    <w:p w14:paraId="1FE425AE" w14:textId="7EA58E00" w:rsidR="0098279A" w:rsidRPr="0098279A" w:rsidRDefault="0098279A">
      <w:pPr>
        <w:pStyle w:val="ListParagraph"/>
        <w:numPr>
          <w:ilvl w:val="1"/>
          <w:numId w:val="45"/>
        </w:numPr>
        <w:tabs>
          <w:tab w:val="left" w:pos="567"/>
        </w:tabs>
        <w:rPr>
          <w:ins w:id="963" w:author="minh thư" w:date="2025-08-19T17:20:00Z"/>
          <w:rFonts w:ascii="Times New Roman" w:hAnsi="Times New Roman" w:cs="Times New Roman"/>
          <w:sz w:val="26"/>
          <w:szCs w:val="26"/>
          <w:rPrChange w:id="964" w:author="minh thư" w:date="2025-08-19T17:20:00Z" w16du:dateUtc="2025-08-19T10:20:00Z">
            <w:rPr>
              <w:ins w:id="965" w:author="minh thư" w:date="2025-08-19T17:20:00Z"/>
              <w:bCs/>
            </w:rPr>
          </w:rPrChange>
        </w:rPr>
        <w:pPrChange w:id="966" w:author="minh thư" w:date="2025-08-19T17:21:00Z" w16du:dateUtc="2025-08-19T10:21:00Z">
          <w:pPr>
            <w:pStyle w:val="ListParagraph"/>
            <w:tabs>
              <w:tab w:val="left" w:pos="567"/>
            </w:tabs>
          </w:pPr>
        </w:pPrChange>
      </w:pPr>
      <w:ins w:id="967" w:author="minh thư" w:date="2025-08-19T17:20:00Z">
        <w:r w:rsidRPr="0098279A">
          <w:rPr>
            <w:rFonts w:ascii="Times New Roman" w:hAnsi="Times New Roman" w:cs="Times New Roman"/>
            <w:sz w:val="26"/>
            <w:szCs w:val="26"/>
            <w:rPrChange w:id="968" w:author="minh thư" w:date="2025-08-19T17:20:00Z" w16du:dateUtc="2025-08-19T10:20:00Z">
              <w:rPr>
                <w:b/>
                <w:bCs/>
              </w:rPr>
            </w:rPrChange>
          </w:rPr>
          <w:t>Dữ liệu đầu vào</w:t>
        </w:r>
        <w:r w:rsidRPr="0098279A">
          <w:rPr>
            <w:rFonts w:ascii="Times New Roman" w:hAnsi="Times New Roman" w:cs="Times New Roman"/>
            <w:sz w:val="26"/>
            <w:szCs w:val="26"/>
            <w:rPrChange w:id="969" w:author="minh thư" w:date="2025-08-19T17:20:00Z" w16du:dateUtc="2025-08-19T10:20:00Z">
              <w:rPr>
                <w:bCs/>
              </w:rPr>
            </w:rPrChange>
          </w:rPr>
          <w:t>: PM2.5 trung bình ngày tại TP.HCM (2020–2021).</w:t>
        </w:r>
      </w:ins>
    </w:p>
    <w:p w14:paraId="0E8645ED" w14:textId="779A8654" w:rsidR="0098279A" w:rsidRPr="0098279A" w:rsidRDefault="0098279A">
      <w:pPr>
        <w:pStyle w:val="ListParagraph"/>
        <w:numPr>
          <w:ilvl w:val="1"/>
          <w:numId w:val="45"/>
        </w:numPr>
        <w:tabs>
          <w:tab w:val="left" w:pos="567"/>
        </w:tabs>
        <w:rPr>
          <w:ins w:id="970" w:author="minh thư" w:date="2025-08-19T17:20:00Z"/>
          <w:rFonts w:ascii="Times New Roman" w:hAnsi="Times New Roman" w:cs="Times New Roman"/>
          <w:sz w:val="26"/>
          <w:szCs w:val="26"/>
          <w:rPrChange w:id="971" w:author="minh thư" w:date="2025-08-19T17:21:00Z" w16du:dateUtc="2025-08-19T10:21:00Z">
            <w:rPr>
              <w:ins w:id="972" w:author="minh thư" w:date="2025-08-19T17:20:00Z"/>
            </w:rPr>
          </w:rPrChange>
        </w:rPr>
        <w:pPrChange w:id="973" w:author="minh thư" w:date="2025-08-19T17:21:00Z" w16du:dateUtc="2025-08-19T10:21:00Z">
          <w:pPr>
            <w:pStyle w:val="ListParagraph"/>
            <w:tabs>
              <w:tab w:val="left" w:pos="567"/>
            </w:tabs>
          </w:pPr>
        </w:pPrChange>
      </w:pPr>
      <w:ins w:id="974" w:author="minh thư" w:date="2025-08-19T17:20:00Z">
        <w:r w:rsidRPr="0098279A">
          <w:rPr>
            <w:rFonts w:ascii="Times New Roman" w:hAnsi="Times New Roman" w:cs="Times New Roman"/>
            <w:sz w:val="26"/>
            <w:szCs w:val="26"/>
            <w:rPrChange w:id="975" w:author="minh thư" w:date="2025-08-19T17:21:00Z" w16du:dateUtc="2025-08-19T10:21:00Z">
              <w:rPr>
                <w:b/>
                <w:bCs/>
              </w:rPr>
            </w:rPrChange>
          </w:rPr>
          <w:t>Tiền xử lý</w:t>
        </w:r>
        <w:r w:rsidRPr="0098279A">
          <w:rPr>
            <w:rFonts w:ascii="Times New Roman" w:hAnsi="Times New Roman" w:cs="Times New Roman"/>
            <w:sz w:val="26"/>
            <w:szCs w:val="26"/>
            <w:rPrChange w:id="976" w:author="minh thư" w:date="2025-08-19T17:21:00Z" w16du:dateUtc="2025-08-19T10:21:00Z">
              <w:rPr/>
            </w:rPrChange>
          </w:rPr>
          <w:t>:</w:t>
        </w:r>
      </w:ins>
    </w:p>
    <w:p w14:paraId="50355409" w14:textId="77777777" w:rsidR="0098279A" w:rsidRPr="0098279A" w:rsidRDefault="0098279A">
      <w:pPr>
        <w:pStyle w:val="ListParagraph"/>
        <w:numPr>
          <w:ilvl w:val="2"/>
          <w:numId w:val="45"/>
        </w:numPr>
        <w:tabs>
          <w:tab w:val="left" w:pos="567"/>
        </w:tabs>
        <w:rPr>
          <w:ins w:id="977" w:author="minh thư" w:date="2025-08-19T17:20:00Z"/>
          <w:rFonts w:ascii="Times New Roman" w:hAnsi="Times New Roman" w:cs="Times New Roman"/>
          <w:sz w:val="26"/>
          <w:szCs w:val="26"/>
          <w:rPrChange w:id="978" w:author="minh thư" w:date="2025-08-19T17:20:00Z" w16du:dateUtc="2025-08-19T10:20:00Z">
            <w:rPr>
              <w:ins w:id="979" w:author="minh thư" w:date="2025-08-19T17:20:00Z"/>
              <w:bCs/>
            </w:rPr>
          </w:rPrChange>
        </w:rPr>
        <w:pPrChange w:id="980" w:author="minh thư" w:date="2025-08-19T17:21:00Z" w16du:dateUtc="2025-08-19T10:21:00Z">
          <w:pPr>
            <w:pStyle w:val="ListParagraph"/>
            <w:numPr>
              <w:numId w:val="53"/>
            </w:numPr>
            <w:tabs>
              <w:tab w:val="left" w:pos="567"/>
              <w:tab w:val="num" w:pos="720"/>
            </w:tabs>
            <w:ind w:hanging="360"/>
          </w:pPr>
        </w:pPrChange>
      </w:pPr>
      <w:ins w:id="981" w:author="minh thư" w:date="2025-08-19T17:20:00Z">
        <w:r w:rsidRPr="0098279A">
          <w:rPr>
            <w:rFonts w:ascii="Times New Roman" w:hAnsi="Times New Roman" w:cs="Times New Roman"/>
            <w:sz w:val="26"/>
            <w:szCs w:val="26"/>
            <w:rPrChange w:id="982" w:author="minh thư" w:date="2025-08-19T17:20:00Z" w16du:dateUtc="2025-08-19T10:20:00Z">
              <w:rPr>
                <w:bCs/>
              </w:rPr>
            </w:rPrChange>
          </w:rPr>
          <w:t>Gom nhóm dữ liệu theo ngày.</w:t>
        </w:r>
      </w:ins>
    </w:p>
    <w:p w14:paraId="28E5CD4A" w14:textId="77777777" w:rsidR="0098279A" w:rsidRPr="0098279A" w:rsidRDefault="0098279A">
      <w:pPr>
        <w:pStyle w:val="ListParagraph"/>
        <w:numPr>
          <w:ilvl w:val="2"/>
          <w:numId w:val="45"/>
        </w:numPr>
        <w:tabs>
          <w:tab w:val="left" w:pos="567"/>
        </w:tabs>
        <w:rPr>
          <w:ins w:id="983" w:author="minh thư" w:date="2025-08-19T17:20:00Z"/>
          <w:rFonts w:ascii="Times New Roman" w:hAnsi="Times New Roman" w:cs="Times New Roman"/>
          <w:sz w:val="26"/>
          <w:szCs w:val="26"/>
          <w:rPrChange w:id="984" w:author="minh thư" w:date="2025-08-19T17:20:00Z" w16du:dateUtc="2025-08-19T10:20:00Z">
            <w:rPr>
              <w:ins w:id="985" w:author="minh thư" w:date="2025-08-19T17:20:00Z"/>
              <w:bCs/>
            </w:rPr>
          </w:rPrChange>
        </w:rPr>
        <w:pPrChange w:id="986" w:author="minh thư" w:date="2025-08-19T17:21:00Z" w16du:dateUtc="2025-08-19T10:21:00Z">
          <w:pPr>
            <w:pStyle w:val="ListParagraph"/>
            <w:numPr>
              <w:numId w:val="53"/>
            </w:numPr>
            <w:tabs>
              <w:tab w:val="left" w:pos="567"/>
              <w:tab w:val="num" w:pos="720"/>
            </w:tabs>
            <w:ind w:hanging="360"/>
          </w:pPr>
        </w:pPrChange>
      </w:pPr>
      <w:ins w:id="987" w:author="minh thư" w:date="2025-08-19T17:20:00Z">
        <w:r w:rsidRPr="0098279A">
          <w:rPr>
            <w:rFonts w:ascii="Times New Roman" w:hAnsi="Times New Roman" w:cs="Times New Roman"/>
            <w:sz w:val="26"/>
            <w:szCs w:val="26"/>
            <w:rPrChange w:id="988" w:author="minh thư" w:date="2025-08-19T17:20:00Z" w16du:dateUtc="2025-08-19T10:20:00Z">
              <w:rPr>
                <w:bCs/>
              </w:rPr>
            </w:rPrChange>
          </w:rPr>
          <w:t>Chuyển thành định dạng Prophet (ds, y).</w:t>
        </w:r>
      </w:ins>
    </w:p>
    <w:p w14:paraId="13015891" w14:textId="359D4851" w:rsidR="0098279A" w:rsidRPr="0098279A" w:rsidRDefault="0098279A">
      <w:pPr>
        <w:pStyle w:val="ListParagraph"/>
        <w:numPr>
          <w:ilvl w:val="1"/>
          <w:numId w:val="45"/>
        </w:numPr>
        <w:tabs>
          <w:tab w:val="left" w:pos="567"/>
        </w:tabs>
        <w:rPr>
          <w:ins w:id="989" w:author="minh thư" w:date="2025-08-19T17:20:00Z"/>
          <w:rFonts w:ascii="Times New Roman" w:hAnsi="Times New Roman" w:cs="Times New Roman"/>
          <w:sz w:val="26"/>
          <w:szCs w:val="26"/>
          <w:rPrChange w:id="990" w:author="minh thư" w:date="2025-08-19T17:20:00Z" w16du:dateUtc="2025-08-19T10:20:00Z">
            <w:rPr>
              <w:ins w:id="991" w:author="minh thư" w:date="2025-08-19T17:20:00Z"/>
              <w:bCs/>
            </w:rPr>
          </w:rPrChange>
        </w:rPr>
        <w:pPrChange w:id="992" w:author="minh thư" w:date="2025-08-19T17:21:00Z" w16du:dateUtc="2025-08-19T10:21:00Z">
          <w:pPr>
            <w:pStyle w:val="ListParagraph"/>
            <w:tabs>
              <w:tab w:val="left" w:pos="567"/>
            </w:tabs>
          </w:pPr>
        </w:pPrChange>
      </w:pPr>
      <w:ins w:id="993" w:author="minh thư" w:date="2025-08-19T17:20:00Z">
        <w:r w:rsidRPr="0098279A">
          <w:rPr>
            <w:rFonts w:ascii="Times New Roman" w:hAnsi="Times New Roman" w:cs="Times New Roman"/>
            <w:sz w:val="26"/>
            <w:szCs w:val="26"/>
            <w:rPrChange w:id="994" w:author="minh thư" w:date="2025-08-19T17:20:00Z" w16du:dateUtc="2025-08-19T10:20:00Z">
              <w:rPr>
                <w:b/>
                <w:bCs/>
              </w:rPr>
            </w:rPrChange>
          </w:rPr>
          <w:t>Cấu hình mô hình</w:t>
        </w:r>
        <w:r w:rsidRPr="0098279A">
          <w:rPr>
            <w:rFonts w:ascii="Times New Roman" w:hAnsi="Times New Roman" w:cs="Times New Roman"/>
            <w:sz w:val="26"/>
            <w:szCs w:val="26"/>
            <w:rPrChange w:id="995" w:author="minh thư" w:date="2025-08-19T17:20:00Z" w16du:dateUtc="2025-08-19T10:20:00Z">
              <w:rPr>
                <w:bCs/>
              </w:rPr>
            </w:rPrChange>
          </w:rPr>
          <w:t>: Prophet tương tự Hà Nội, nhưng do biên độ dao động PM2.5 tại TP.HCM nhỏ hơn nên mô hình ổn định hơn.</w:t>
        </w:r>
      </w:ins>
    </w:p>
    <w:p w14:paraId="35AF6D7F" w14:textId="13A41E50" w:rsidR="0098279A" w:rsidRPr="0098279A" w:rsidRDefault="0098279A">
      <w:pPr>
        <w:pStyle w:val="ListParagraph"/>
        <w:numPr>
          <w:ilvl w:val="1"/>
          <w:numId w:val="45"/>
        </w:numPr>
        <w:tabs>
          <w:tab w:val="left" w:pos="567"/>
        </w:tabs>
        <w:rPr>
          <w:ins w:id="996" w:author="minh thư" w:date="2025-08-19T17:20:00Z"/>
          <w:rFonts w:ascii="Times New Roman" w:hAnsi="Times New Roman" w:cs="Times New Roman"/>
          <w:sz w:val="26"/>
          <w:szCs w:val="26"/>
          <w:rPrChange w:id="997" w:author="minh thư" w:date="2025-08-19T17:20:00Z" w16du:dateUtc="2025-08-19T10:20:00Z">
            <w:rPr>
              <w:ins w:id="998" w:author="minh thư" w:date="2025-08-19T17:20:00Z"/>
              <w:bCs/>
            </w:rPr>
          </w:rPrChange>
        </w:rPr>
        <w:pPrChange w:id="999" w:author="minh thư" w:date="2025-08-19T17:21:00Z" w16du:dateUtc="2025-08-19T10:21:00Z">
          <w:pPr>
            <w:pStyle w:val="ListParagraph"/>
            <w:tabs>
              <w:tab w:val="left" w:pos="567"/>
            </w:tabs>
          </w:pPr>
        </w:pPrChange>
      </w:pPr>
      <w:ins w:id="1000" w:author="minh thư" w:date="2025-08-19T17:20:00Z">
        <w:r w:rsidRPr="0098279A">
          <w:rPr>
            <w:rFonts w:ascii="Times New Roman" w:hAnsi="Times New Roman" w:cs="Times New Roman"/>
            <w:sz w:val="26"/>
            <w:szCs w:val="26"/>
            <w:rPrChange w:id="1001" w:author="minh thư" w:date="2025-08-19T17:20:00Z" w16du:dateUtc="2025-08-19T10:20:00Z">
              <w:rPr>
                <w:b/>
                <w:bCs/>
              </w:rPr>
            </w:rPrChange>
          </w:rPr>
          <w:t>Chiến lược</w:t>
        </w:r>
        <w:r w:rsidRPr="0098279A">
          <w:rPr>
            <w:rFonts w:ascii="Times New Roman" w:hAnsi="Times New Roman" w:cs="Times New Roman"/>
            <w:sz w:val="26"/>
            <w:szCs w:val="26"/>
            <w:rPrChange w:id="1002" w:author="minh thư" w:date="2025-08-19T17:20:00Z" w16du:dateUtc="2025-08-19T10:20:00Z">
              <w:rPr>
                <w:bCs/>
              </w:rPr>
            </w:rPrChange>
          </w:rPr>
          <w:t xml:space="preserve">: huấn luyện trên dữ liệu lịch sử và dự báo </w:t>
        </w:r>
        <w:r w:rsidRPr="0098279A">
          <w:rPr>
            <w:rFonts w:ascii="Times New Roman" w:hAnsi="Times New Roman" w:cs="Times New Roman"/>
            <w:sz w:val="26"/>
            <w:szCs w:val="26"/>
            <w:rPrChange w:id="1003" w:author="minh thư" w:date="2025-08-19T17:20:00Z" w16du:dateUtc="2025-08-19T10:20:00Z">
              <w:rPr>
                <w:b/>
                <w:bCs/>
              </w:rPr>
            </w:rPrChange>
          </w:rPr>
          <w:t>30 ngày tiếp theo</w:t>
        </w:r>
        <w:r w:rsidRPr="0098279A">
          <w:rPr>
            <w:rFonts w:ascii="Times New Roman" w:hAnsi="Times New Roman" w:cs="Times New Roman"/>
            <w:sz w:val="26"/>
            <w:szCs w:val="26"/>
            <w:rPrChange w:id="1004" w:author="minh thư" w:date="2025-08-19T17:20:00Z" w16du:dateUtc="2025-08-19T10:20:00Z">
              <w:rPr>
                <w:bCs/>
              </w:rPr>
            </w:rPrChange>
          </w:rPr>
          <w:t>.</w:t>
        </w:r>
      </w:ins>
    </w:p>
    <w:p w14:paraId="68B62164" w14:textId="1DADA3E7" w:rsidR="0098279A" w:rsidRPr="0098279A" w:rsidDel="0098279A" w:rsidRDefault="0098279A">
      <w:pPr>
        <w:pStyle w:val="Heading3"/>
        <w:rPr>
          <w:del w:id="1005" w:author="minh thư" w:date="2025-08-19T17:22:00Z" w16du:dateUtc="2025-08-19T10:22:00Z"/>
          <w:rFonts w:cs="Times New Roman"/>
        </w:rPr>
        <w:pPrChange w:id="1006" w:author="minh thư" w:date="2025-08-19T19:03:00Z" w16du:dateUtc="2025-08-19T12:03:00Z">
          <w:pPr>
            <w:pStyle w:val="ListParagraph"/>
            <w:numPr>
              <w:numId w:val="45"/>
            </w:numPr>
            <w:tabs>
              <w:tab w:val="left" w:pos="567"/>
            </w:tabs>
            <w:ind w:hanging="360"/>
          </w:pPr>
        </w:pPrChange>
      </w:pPr>
      <w:bookmarkStart w:id="1007" w:name="_Toc206579013"/>
      <w:ins w:id="1008" w:author="minh thư" w:date="2025-08-19T17:22:00Z" w16du:dateUtc="2025-08-19T10:22:00Z">
        <w:r>
          <w:t>5.2. Kết quả dự báo</w:t>
        </w:r>
        <w:bookmarkEnd w:id="1007"/>
        <w:r>
          <w:t xml:space="preserve"> </w:t>
        </w:r>
      </w:ins>
    </w:p>
    <w:p w14:paraId="5FD6439F" w14:textId="77777777" w:rsidR="00097365" w:rsidRPr="0098279A" w:rsidDel="0098279A" w:rsidRDefault="00097365">
      <w:pPr>
        <w:pStyle w:val="Heading3"/>
        <w:rPr>
          <w:del w:id="1009" w:author="minh thư" w:date="2025-08-19T17:22:00Z" w16du:dateUtc="2025-08-19T10:22:00Z"/>
        </w:rPr>
        <w:pPrChange w:id="1010" w:author="minh thư" w:date="2025-08-19T19:03:00Z" w16du:dateUtc="2025-08-19T12:03:00Z">
          <w:pPr>
            <w:tabs>
              <w:tab w:val="left" w:pos="567"/>
            </w:tabs>
            <w:ind w:left="360"/>
          </w:pPr>
        </w:pPrChange>
      </w:pPr>
      <w:bookmarkStart w:id="1011" w:name="_Toc206521430"/>
      <w:bookmarkEnd w:id="1011"/>
    </w:p>
    <w:p w14:paraId="40817972" w14:textId="6381F94B" w:rsidR="00C91DC2" w:rsidRPr="0098279A" w:rsidRDefault="00C91DC2">
      <w:pPr>
        <w:pStyle w:val="Heading3"/>
        <w:rPr>
          <w:bCs w:val="0"/>
          <w:rPrChange w:id="1012" w:author="minh thư" w:date="2025-08-19T17:20:00Z" w16du:dateUtc="2025-08-19T10:20:00Z">
            <w:rPr>
              <w:bCs/>
              <w:sz w:val="28"/>
              <w:szCs w:val="28"/>
              <w:lang w:val="vi-VN"/>
            </w:rPr>
          </w:rPrChange>
        </w:rPr>
        <w:pPrChange w:id="1013" w:author="minh thư" w:date="2025-08-19T19:03:00Z" w16du:dateUtc="2025-08-19T12:03:00Z">
          <w:pPr>
            <w:tabs>
              <w:tab w:val="left" w:pos="567"/>
            </w:tabs>
            <w:ind w:firstLine="284"/>
          </w:pPr>
        </w:pPrChange>
      </w:pPr>
      <w:bookmarkStart w:id="1014" w:name="_Toc206521431"/>
      <w:bookmarkEnd w:id="1014"/>
    </w:p>
    <w:p w14:paraId="4783EC4C" w14:textId="300F3AED" w:rsidR="0098279A" w:rsidRPr="0098279A" w:rsidRDefault="0098279A" w:rsidP="0098279A">
      <w:pPr>
        <w:tabs>
          <w:tab w:val="left" w:pos="567"/>
        </w:tabs>
        <w:rPr>
          <w:ins w:id="1015" w:author="minh thư" w:date="2025-08-19T17:23:00Z"/>
          <w:lang w:val="vi-VN"/>
          <w:rPrChange w:id="1016" w:author="minh thư" w:date="2025-08-19T17:23:00Z" w16du:dateUtc="2025-08-19T10:23:00Z">
            <w:rPr>
              <w:ins w:id="1017" w:author="minh thư" w:date="2025-08-19T17:23:00Z"/>
              <w:b/>
              <w:sz w:val="28"/>
              <w:szCs w:val="28"/>
            </w:rPr>
          </w:rPrChange>
        </w:rPr>
      </w:pPr>
      <w:ins w:id="1018" w:author="minh thư" w:date="2025-08-19T17:23:00Z">
        <w:r w:rsidRPr="0098279A">
          <w:rPr>
            <w:rPrChange w:id="1019" w:author="minh thư" w:date="2025-08-19T17:23:00Z" w16du:dateUtc="2025-08-19T10:23:00Z">
              <w:rPr>
                <w:b/>
                <w:bCs/>
                <w:sz w:val="28"/>
                <w:szCs w:val="28"/>
              </w:rPr>
            </w:rPrChange>
          </w:rPr>
          <w:t xml:space="preserve">Hà </w:t>
        </w:r>
      </w:ins>
      <w:ins w:id="1020" w:author="minh thư" w:date="2025-08-19T17:23:00Z" w16du:dateUtc="2025-08-19T10:23:00Z">
        <w:r w:rsidRPr="0098279A">
          <w:rPr>
            <w:rPrChange w:id="1021" w:author="minh thư" w:date="2025-08-19T17:23:00Z" w16du:dateUtc="2025-08-19T10:23:00Z">
              <w:rPr>
                <w:sz w:val="28"/>
                <w:szCs w:val="28"/>
              </w:rPr>
            </w:rPrChange>
          </w:rPr>
          <w:t>Nội</w:t>
        </w:r>
        <w:r w:rsidRPr="0098279A">
          <w:rPr>
            <w:lang w:val="vi-VN"/>
            <w:rPrChange w:id="1022" w:author="minh thư" w:date="2025-08-19T17:23:00Z" w16du:dateUtc="2025-08-19T10:23:00Z">
              <w:rPr>
                <w:sz w:val="28"/>
                <w:szCs w:val="28"/>
                <w:lang w:val="vi-VN"/>
              </w:rPr>
            </w:rPrChange>
          </w:rPr>
          <w:t>:</w:t>
        </w:r>
      </w:ins>
    </w:p>
    <w:p w14:paraId="2B0D0510" w14:textId="77777777" w:rsidR="0098279A" w:rsidRPr="0098279A" w:rsidRDefault="0098279A" w:rsidP="0098279A">
      <w:pPr>
        <w:numPr>
          <w:ilvl w:val="0"/>
          <w:numId w:val="54"/>
        </w:numPr>
        <w:tabs>
          <w:tab w:val="left" w:pos="567"/>
        </w:tabs>
        <w:rPr>
          <w:ins w:id="1023" w:author="minh thư" w:date="2025-08-19T17:23:00Z"/>
          <w:rPrChange w:id="1024" w:author="minh thư" w:date="2025-08-19T17:23:00Z" w16du:dateUtc="2025-08-19T10:23:00Z">
            <w:rPr>
              <w:ins w:id="1025" w:author="minh thư" w:date="2025-08-19T17:23:00Z"/>
              <w:b/>
              <w:sz w:val="28"/>
              <w:szCs w:val="28"/>
            </w:rPr>
          </w:rPrChange>
        </w:rPr>
      </w:pPr>
      <w:ins w:id="1026" w:author="minh thư" w:date="2025-08-19T17:23:00Z">
        <w:r w:rsidRPr="0098279A">
          <w:rPr>
            <w:rPrChange w:id="1027" w:author="minh thư" w:date="2025-08-19T17:23:00Z" w16du:dateUtc="2025-08-19T10:23:00Z">
              <w:rPr>
                <w:b/>
                <w:sz w:val="28"/>
                <w:szCs w:val="28"/>
              </w:rPr>
            </w:rPrChange>
          </w:rPr>
          <w:t xml:space="preserve">Đường dự báo màu xanh cho thấy xu hướng </w:t>
        </w:r>
        <w:r w:rsidRPr="0098279A">
          <w:rPr>
            <w:rPrChange w:id="1028" w:author="minh thư" w:date="2025-08-19T17:23:00Z" w16du:dateUtc="2025-08-19T10:23:00Z">
              <w:rPr>
                <w:b/>
                <w:bCs/>
                <w:sz w:val="28"/>
                <w:szCs w:val="28"/>
              </w:rPr>
            </w:rPrChange>
          </w:rPr>
          <w:t>PM2.5 giảm dần</w:t>
        </w:r>
        <w:r w:rsidRPr="0098279A">
          <w:rPr>
            <w:rPrChange w:id="1029" w:author="minh thư" w:date="2025-08-19T17:23:00Z" w16du:dateUtc="2025-08-19T10:23:00Z">
              <w:rPr>
                <w:b/>
                <w:sz w:val="28"/>
                <w:szCs w:val="28"/>
              </w:rPr>
            </w:rPrChange>
          </w:rPr>
          <w:t xml:space="preserve"> từ đầu năm 2021 đến khoảng tháng 8, sau đó ổn định ở mức thấp hơn.</w:t>
        </w:r>
      </w:ins>
    </w:p>
    <w:p w14:paraId="2D880E68" w14:textId="77777777" w:rsidR="0098279A" w:rsidRPr="0098279A" w:rsidRDefault="0098279A" w:rsidP="0098279A">
      <w:pPr>
        <w:numPr>
          <w:ilvl w:val="0"/>
          <w:numId w:val="54"/>
        </w:numPr>
        <w:tabs>
          <w:tab w:val="left" w:pos="567"/>
        </w:tabs>
        <w:rPr>
          <w:ins w:id="1030" w:author="minh thư" w:date="2025-08-19T17:23:00Z"/>
          <w:rPrChange w:id="1031" w:author="minh thư" w:date="2025-08-19T17:23:00Z" w16du:dateUtc="2025-08-19T10:23:00Z">
            <w:rPr>
              <w:ins w:id="1032" w:author="minh thư" w:date="2025-08-19T17:23:00Z"/>
              <w:b/>
              <w:sz w:val="28"/>
              <w:szCs w:val="28"/>
            </w:rPr>
          </w:rPrChange>
        </w:rPr>
      </w:pPr>
      <w:ins w:id="1033" w:author="minh thư" w:date="2025-08-19T17:23:00Z">
        <w:r w:rsidRPr="0098279A">
          <w:rPr>
            <w:rPrChange w:id="1034" w:author="minh thư" w:date="2025-08-19T17:23:00Z" w16du:dateUtc="2025-08-19T10:23:00Z">
              <w:rPr>
                <w:b/>
                <w:sz w:val="28"/>
                <w:szCs w:val="28"/>
              </w:rPr>
            </w:rPrChange>
          </w:rPr>
          <w:t>Dải bất định (vùng xanh nhạt) mở rộng về cuối khoảng dự báo → càng xa dữ liệu thực tế, mức độ tin cậy giảm.</w:t>
        </w:r>
      </w:ins>
    </w:p>
    <w:p w14:paraId="579D6C38" w14:textId="77777777" w:rsidR="0098279A" w:rsidRPr="000A688B" w:rsidRDefault="0098279A" w:rsidP="0098279A">
      <w:pPr>
        <w:numPr>
          <w:ilvl w:val="0"/>
          <w:numId w:val="54"/>
        </w:numPr>
        <w:tabs>
          <w:tab w:val="left" w:pos="567"/>
        </w:tabs>
        <w:rPr>
          <w:ins w:id="1035" w:author="minh thư" w:date="2025-08-19T17:28:00Z" w16du:dateUtc="2025-08-19T10:28:00Z"/>
          <w:rPrChange w:id="1036" w:author="minh thư" w:date="2025-08-19T17:28:00Z" w16du:dateUtc="2025-08-19T10:28:00Z">
            <w:rPr>
              <w:ins w:id="1037" w:author="minh thư" w:date="2025-08-19T17:28:00Z" w16du:dateUtc="2025-08-19T10:28:00Z"/>
              <w:lang w:val="vi-VN"/>
            </w:rPr>
          </w:rPrChange>
        </w:rPr>
      </w:pPr>
      <w:ins w:id="1038" w:author="minh thư" w:date="2025-08-19T17:23:00Z">
        <w:r w:rsidRPr="0098279A">
          <w:rPr>
            <w:rPrChange w:id="1039" w:author="minh thư" w:date="2025-08-19T17:23:00Z" w16du:dateUtc="2025-08-19T10:23:00Z">
              <w:rPr>
                <w:b/>
                <w:sz w:val="28"/>
                <w:szCs w:val="28"/>
              </w:rPr>
            </w:rPrChange>
          </w:rPr>
          <w:t>Một số đỉnh PM2.5 vượt ngoài khoảng dự báo (ví dụ tháng 2 và tháng 10) phản ánh những biến động bất thường mà Prophet chưa nắm bắt được.</w:t>
        </w:r>
      </w:ins>
    </w:p>
    <w:p w14:paraId="746DD4B9" w14:textId="1CF6E318" w:rsidR="000A688B" w:rsidRPr="000A688B" w:rsidRDefault="000A688B">
      <w:pPr>
        <w:pStyle w:val="Hinh"/>
        <w:jc w:val="center"/>
        <w:rPr>
          <w:ins w:id="1040" w:author="minh thư" w:date="2025-08-19T17:23:00Z"/>
          <w:rPrChange w:id="1041" w:author="minh thư" w:date="2025-08-19T17:38:00Z" w16du:dateUtc="2025-08-19T10:38:00Z">
            <w:rPr>
              <w:ins w:id="1042" w:author="minh thư" w:date="2025-08-19T17:23:00Z"/>
              <w:b/>
              <w:sz w:val="28"/>
              <w:szCs w:val="28"/>
            </w:rPr>
          </w:rPrChange>
        </w:rPr>
        <w:pPrChange w:id="1043" w:author="minh thư" w:date="2025-08-19T19:03:00Z" w16du:dateUtc="2025-08-19T12:03:00Z">
          <w:pPr>
            <w:numPr>
              <w:numId w:val="54"/>
            </w:numPr>
            <w:tabs>
              <w:tab w:val="left" w:pos="567"/>
              <w:tab w:val="num" w:pos="720"/>
            </w:tabs>
            <w:ind w:left="720" w:hanging="360"/>
          </w:pPr>
        </w:pPrChange>
      </w:pPr>
      <w:bookmarkStart w:id="1044" w:name="_Toc206523015"/>
      <w:ins w:id="1045" w:author="minh thư" w:date="2025-08-19T17:38:00Z" w16du:dateUtc="2025-08-19T10:38:00Z">
        <w:r>
          <w:lastRenderedPageBreak/>
          <w:t>Hình</w:t>
        </w:r>
      </w:ins>
      <w:ins w:id="1046" w:author="minh thư" w:date="2025-08-19T17:28:00Z" w16du:dateUtc="2025-08-19T10:28:00Z">
        <w:r w:rsidRPr="000A688B">
          <w:rPr>
            <w:noProof/>
          </w:rPr>
          <w:drawing>
            <wp:anchor distT="0" distB="0" distL="114300" distR="114300" simplePos="0" relativeHeight="251697664" behindDoc="0" locked="0" layoutInCell="1" allowOverlap="1" wp14:anchorId="6A060E3C" wp14:editId="7707F260">
              <wp:simplePos x="0" y="0"/>
              <wp:positionH relativeFrom="page">
                <wp:align>center</wp:align>
              </wp:positionH>
              <wp:positionV relativeFrom="paragraph">
                <wp:posOffset>304</wp:posOffset>
              </wp:positionV>
              <wp:extent cx="4945711" cy="2822466"/>
              <wp:effectExtent l="0" t="0" r="7620" b="0"/>
              <wp:wrapTopAndBottom/>
              <wp:docPr id="1868617990" name="Picture 1" descr="A graph with blue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7990" name="Picture 1" descr="A graph with blue lines and black dot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45711" cy="2822466"/>
                      </a:xfrm>
                      <a:prstGeom prst="rect">
                        <a:avLst/>
                      </a:prstGeom>
                    </pic:spPr>
                  </pic:pic>
                </a:graphicData>
              </a:graphic>
            </wp:anchor>
          </w:drawing>
        </w:r>
      </w:ins>
      <w:ins w:id="1047" w:author="minh thư" w:date="2025-08-19T17:38:00Z" w16du:dateUtc="2025-08-19T10:38:00Z">
        <w:r>
          <w:t xml:space="preserve"> 21: Kết quả dự đoán mô hình </w:t>
        </w:r>
      </w:ins>
      <w:ins w:id="1048" w:author="minh thư" w:date="2025-08-19T17:39:00Z" w16du:dateUtc="2025-08-19T10:39:00Z">
        <w:r>
          <w:t xml:space="preserve">Prophet </w:t>
        </w:r>
        <w:r w:rsidR="00B54435">
          <w:t xml:space="preserve">tại </w:t>
        </w:r>
      </w:ins>
      <w:ins w:id="1049" w:author="minh thư" w:date="2025-08-19T17:40:00Z" w16du:dateUtc="2025-08-19T10:40:00Z">
        <w:r w:rsidR="00B54435">
          <w:t>H</w:t>
        </w:r>
      </w:ins>
      <w:ins w:id="1050" w:author="minh thư" w:date="2025-08-19T17:39:00Z" w16du:dateUtc="2025-08-19T10:39:00Z">
        <w:r w:rsidR="00B54435">
          <w:t>à Nội</w:t>
        </w:r>
      </w:ins>
      <w:bookmarkEnd w:id="1044"/>
    </w:p>
    <w:p w14:paraId="4D4D8246" w14:textId="343FEA7D" w:rsidR="0098279A" w:rsidRPr="0098279A" w:rsidRDefault="0098279A" w:rsidP="0098279A">
      <w:pPr>
        <w:tabs>
          <w:tab w:val="left" w:pos="567"/>
        </w:tabs>
        <w:rPr>
          <w:ins w:id="1051" w:author="minh thư" w:date="2025-08-19T17:23:00Z"/>
          <w:lang w:val="vi-VN"/>
          <w:rPrChange w:id="1052" w:author="minh thư" w:date="2025-08-19T17:23:00Z" w16du:dateUtc="2025-08-19T10:23:00Z">
            <w:rPr>
              <w:ins w:id="1053" w:author="minh thư" w:date="2025-08-19T17:23:00Z"/>
              <w:b/>
              <w:sz w:val="28"/>
              <w:szCs w:val="28"/>
            </w:rPr>
          </w:rPrChange>
        </w:rPr>
      </w:pPr>
      <w:ins w:id="1054" w:author="minh thư" w:date="2025-08-19T17:23:00Z">
        <w:r w:rsidRPr="0098279A">
          <w:rPr>
            <w:rPrChange w:id="1055" w:author="minh thư" w:date="2025-08-19T17:23:00Z" w16du:dateUtc="2025-08-19T10:23:00Z">
              <w:rPr>
                <w:b/>
                <w:bCs/>
                <w:sz w:val="28"/>
                <w:szCs w:val="28"/>
              </w:rPr>
            </w:rPrChange>
          </w:rPr>
          <w:t>TP.</w:t>
        </w:r>
      </w:ins>
      <w:ins w:id="1056" w:author="minh thư" w:date="2025-08-19T17:23:00Z" w16du:dateUtc="2025-08-19T10:23:00Z">
        <w:r w:rsidRPr="0098279A">
          <w:rPr>
            <w:rPrChange w:id="1057" w:author="minh thư" w:date="2025-08-19T17:23:00Z" w16du:dateUtc="2025-08-19T10:23:00Z">
              <w:rPr>
                <w:sz w:val="28"/>
                <w:szCs w:val="28"/>
              </w:rPr>
            </w:rPrChange>
          </w:rPr>
          <w:t>HCM</w:t>
        </w:r>
        <w:r w:rsidRPr="0098279A">
          <w:rPr>
            <w:lang w:val="vi-VN"/>
            <w:rPrChange w:id="1058" w:author="minh thư" w:date="2025-08-19T17:23:00Z" w16du:dateUtc="2025-08-19T10:23:00Z">
              <w:rPr>
                <w:sz w:val="28"/>
                <w:szCs w:val="28"/>
                <w:lang w:val="vi-VN"/>
              </w:rPr>
            </w:rPrChange>
          </w:rPr>
          <w:t>:</w:t>
        </w:r>
      </w:ins>
    </w:p>
    <w:p w14:paraId="318BA0C8" w14:textId="77777777" w:rsidR="0098279A" w:rsidRPr="0098279A" w:rsidRDefault="0098279A" w:rsidP="0098279A">
      <w:pPr>
        <w:numPr>
          <w:ilvl w:val="0"/>
          <w:numId w:val="55"/>
        </w:numPr>
        <w:tabs>
          <w:tab w:val="left" w:pos="567"/>
        </w:tabs>
        <w:rPr>
          <w:ins w:id="1059" w:author="minh thư" w:date="2025-08-19T17:23:00Z"/>
          <w:rPrChange w:id="1060" w:author="minh thư" w:date="2025-08-19T17:24:00Z" w16du:dateUtc="2025-08-19T10:24:00Z">
            <w:rPr>
              <w:ins w:id="1061" w:author="minh thư" w:date="2025-08-19T17:23:00Z"/>
              <w:b/>
              <w:sz w:val="28"/>
              <w:szCs w:val="28"/>
            </w:rPr>
          </w:rPrChange>
        </w:rPr>
      </w:pPr>
      <w:ins w:id="1062" w:author="minh thư" w:date="2025-08-19T17:23:00Z">
        <w:r w:rsidRPr="0098279A">
          <w:rPr>
            <w:rPrChange w:id="1063" w:author="minh thư" w:date="2025-08-19T17:24:00Z" w16du:dateUtc="2025-08-19T10:24:00Z">
              <w:rPr>
                <w:b/>
                <w:sz w:val="28"/>
                <w:szCs w:val="28"/>
              </w:rPr>
            </w:rPrChange>
          </w:rPr>
          <w:t>Dự báo PM2.5 cho thấy xu hướng giảm nhẹ và ổn định hơn so với Hà Nội.</w:t>
        </w:r>
      </w:ins>
    </w:p>
    <w:p w14:paraId="54A3DAF8" w14:textId="77777777" w:rsidR="0098279A" w:rsidRPr="0098279A" w:rsidRDefault="0098279A" w:rsidP="0098279A">
      <w:pPr>
        <w:numPr>
          <w:ilvl w:val="0"/>
          <w:numId w:val="55"/>
        </w:numPr>
        <w:tabs>
          <w:tab w:val="left" w:pos="567"/>
        </w:tabs>
        <w:rPr>
          <w:ins w:id="1064" w:author="minh thư" w:date="2025-08-19T17:23:00Z"/>
          <w:rPrChange w:id="1065" w:author="minh thư" w:date="2025-08-19T17:24:00Z" w16du:dateUtc="2025-08-19T10:24:00Z">
            <w:rPr>
              <w:ins w:id="1066" w:author="minh thư" w:date="2025-08-19T17:23:00Z"/>
              <w:b/>
              <w:sz w:val="28"/>
              <w:szCs w:val="28"/>
            </w:rPr>
          </w:rPrChange>
        </w:rPr>
      </w:pPr>
      <w:ins w:id="1067" w:author="minh thư" w:date="2025-08-19T17:23:00Z">
        <w:r w:rsidRPr="0098279A">
          <w:rPr>
            <w:rPrChange w:id="1068" w:author="minh thư" w:date="2025-08-19T17:24:00Z" w16du:dateUtc="2025-08-19T10:24:00Z">
              <w:rPr>
                <w:b/>
                <w:sz w:val="28"/>
                <w:szCs w:val="28"/>
              </w:rPr>
            </w:rPrChange>
          </w:rPr>
          <w:t xml:space="preserve">Giá trị trung bình dao động trong khoảng </w:t>
        </w:r>
        <w:r w:rsidRPr="0098279A">
          <w:rPr>
            <w:rPrChange w:id="1069" w:author="minh thư" w:date="2025-08-19T17:24:00Z" w16du:dateUtc="2025-08-19T10:24:00Z">
              <w:rPr>
                <w:b/>
                <w:bCs/>
                <w:sz w:val="28"/>
                <w:szCs w:val="28"/>
              </w:rPr>
            </w:rPrChange>
          </w:rPr>
          <w:t>40–70 µg/m³</w:t>
        </w:r>
        <w:r w:rsidRPr="0098279A">
          <w:rPr>
            <w:rPrChange w:id="1070" w:author="minh thư" w:date="2025-08-19T17:24:00Z" w16du:dateUtc="2025-08-19T10:24:00Z">
              <w:rPr>
                <w:b/>
                <w:sz w:val="28"/>
                <w:szCs w:val="28"/>
              </w:rPr>
            </w:rPrChange>
          </w:rPr>
          <w:t>, ít biến động đột ngột.</w:t>
        </w:r>
      </w:ins>
    </w:p>
    <w:p w14:paraId="2D142C6B" w14:textId="323D7C01" w:rsidR="0098279A" w:rsidRPr="000A688B" w:rsidRDefault="000A688B" w:rsidP="0098279A">
      <w:pPr>
        <w:numPr>
          <w:ilvl w:val="0"/>
          <w:numId w:val="55"/>
        </w:numPr>
        <w:tabs>
          <w:tab w:val="left" w:pos="567"/>
        </w:tabs>
        <w:rPr>
          <w:ins w:id="1071" w:author="minh thư" w:date="2025-08-19T17:28:00Z" w16du:dateUtc="2025-08-19T10:28:00Z"/>
          <w:rPrChange w:id="1072" w:author="minh thư" w:date="2025-08-19T17:28:00Z" w16du:dateUtc="2025-08-19T10:28:00Z">
            <w:rPr>
              <w:ins w:id="1073" w:author="minh thư" w:date="2025-08-19T17:28:00Z" w16du:dateUtc="2025-08-19T10:28:00Z"/>
              <w:lang w:val="vi-VN"/>
            </w:rPr>
          </w:rPrChange>
        </w:rPr>
      </w:pPr>
      <w:ins w:id="1074" w:author="minh thư" w:date="2025-08-19T17:28:00Z" w16du:dateUtc="2025-08-19T10:28:00Z">
        <w:r w:rsidRPr="000A688B">
          <w:rPr>
            <w:noProof/>
          </w:rPr>
          <w:drawing>
            <wp:anchor distT="0" distB="0" distL="114300" distR="114300" simplePos="0" relativeHeight="251698688" behindDoc="0" locked="0" layoutInCell="1" allowOverlap="1" wp14:anchorId="425D4CE7" wp14:editId="7F380307">
              <wp:simplePos x="0" y="0"/>
              <wp:positionH relativeFrom="margin">
                <wp:posOffset>401320</wp:posOffset>
              </wp:positionH>
              <wp:positionV relativeFrom="paragraph">
                <wp:posOffset>487636</wp:posOffset>
              </wp:positionV>
              <wp:extent cx="4912995" cy="2803525"/>
              <wp:effectExtent l="0" t="0" r="1905" b="0"/>
              <wp:wrapTopAndBottom/>
              <wp:docPr id="926547921" name="Picture 1" descr="A graph with blue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7921" name="Picture 1" descr="A graph with blue lines and black dot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12995" cy="2803525"/>
                      </a:xfrm>
                      <a:prstGeom prst="rect">
                        <a:avLst/>
                      </a:prstGeom>
                    </pic:spPr>
                  </pic:pic>
                </a:graphicData>
              </a:graphic>
              <wp14:sizeRelH relativeFrom="margin">
                <wp14:pctWidth>0</wp14:pctWidth>
              </wp14:sizeRelH>
              <wp14:sizeRelV relativeFrom="margin">
                <wp14:pctHeight>0</wp14:pctHeight>
              </wp14:sizeRelV>
            </wp:anchor>
          </w:drawing>
        </w:r>
      </w:ins>
      <w:ins w:id="1075" w:author="minh thư" w:date="2025-08-19T17:23:00Z">
        <w:r w:rsidR="0098279A" w:rsidRPr="0098279A">
          <w:rPr>
            <w:rPrChange w:id="1076" w:author="minh thư" w:date="2025-08-19T17:24:00Z" w16du:dateUtc="2025-08-19T10:24:00Z">
              <w:rPr>
                <w:b/>
                <w:sz w:val="28"/>
                <w:szCs w:val="28"/>
              </w:rPr>
            </w:rPrChange>
          </w:rPr>
          <w:t>Mô hình Prophet phù hợp hơn với dữ liệu TP.HCM do mức độ dao động nhỏ và ít outlier.</w:t>
        </w:r>
      </w:ins>
    </w:p>
    <w:p w14:paraId="0DE18EC9" w14:textId="6F0C1C8D" w:rsidR="000A688B" w:rsidRPr="00B54435" w:rsidRDefault="00B54435">
      <w:pPr>
        <w:pStyle w:val="Hinh"/>
        <w:jc w:val="center"/>
        <w:rPr>
          <w:ins w:id="1077" w:author="minh thư" w:date="2025-08-19T17:23:00Z"/>
          <w:rPrChange w:id="1078" w:author="minh thư" w:date="2025-08-19T17:39:00Z" w16du:dateUtc="2025-08-19T10:39:00Z">
            <w:rPr>
              <w:ins w:id="1079" w:author="minh thư" w:date="2025-08-19T17:23:00Z"/>
              <w:b/>
              <w:sz w:val="28"/>
              <w:szCs w:val="28"/>
            </w:rPr>
          </w:rPrChange>
        </w:rPr>
        <w:pPrChange w:id="1080" w:author="minh thư" w:date="2025-08-19T19:03:00Z" w16du:dateUtc="2025-08-19T12:03:00Z">
          <w:pPr>
            <w:numPr>
              <w:numId w:val="55"/>
            </w:numPr>
            <w:tabs>
              <w:tab w:val="left" w:pos="567"/>
              <w:tab w:val="num" w:pos="720"/>
            </w:tabs>
            <w:ind w:left="720" w:hanging="360"/>
          </w:pPr>
        </w:pPrChange>
      </w:pPr>
      <w:bookmarkStart w:id="1081" w:name="_Toc206523016"/>
      <w:ins w:id="1082" w:author="minh thư" w:date="2025-08-19T17:39:00Z" w16du:dateUtc="2025-08-19T10:39:00Z">
        <w:r>
          <w:t>Hình 22: Kết quả dự đoán mô hình Prophet tại Tp.</w:t>
        </w:r>
      </w:ins>
      <w:ins w:id="1083" w:author="minh thư" w:date="2025-08-19T17:40:00Z" w16du:dateUtc="2025-08-19T10:40:00Z">
        <w:r>
          <w:t>HCM</w:t>
        </w:r>
      </w:ins>
      <w:bookmarkEnd w:id="1081"/>
    </w:p>
    <w:p w14:paraId="68B2D87D" w14:textId="77777777" w:rsidR="0098279A" w:rsidRPr="00406BB7" w:rsidRDefault="0098279A">
      <w:pPr>
        <w:pStyle w:val="Heading3"/>
        <w:rPr>
          <w:ins w:id="1084" w:author="minh thư" w:date="2025-08-19T17:24:00Z"/>
          <w:b w:val="0"/>
          <w:bCs w:val="0"/>
          <w:rPrChange w:id="1085" w:author="minh thư" w:date="2025-08-19T19:03:00Z" w16du:dateUtc="2025-08-19T12:03:00Z">
            <w:rPr>
              <w:ins w:id="1086" w:author="minh thư" w:date="2025-08-19T17:24:00Z"/>
              <w:b/>
              <w:bCs/>
              <w:szCs w:val="28"/>
            </w:rPr>
          </w:rPrChange>
        </w:rPr>
        <w:pPrChange w:id="1087" w:author="minh thư" w:date="2025-08-19T19:03:00Z" w16du:dateUtc="2025-08-19T12:03:00Z">
          <w:pPr>
            <w:numPr>
              <w:ilvl w:val="2"/>
              <w:numId w:val="8"/>
            </w:numPr>
            <w:tabs>
              <w:tab w:val="left" w:pos="567"/>
            </w:tabs>
          </w:pPr>
        </w:pPrChange>
      </w:pPr>
      <w:bookmarkStart w:id="1088" w:name="_Toc206579014"/>
      <w:ins w:id="1089" w:author="minh thư" w:date="2025-08-19T17:23:00Z" w16du:dateUtc="2025-08-19T10:23:00Z">
        <w:r w:rsidRPr="00406BB7">
          <w:rPr>
            <w:rPrChange w:id="1090" w:author="minh thư" w:date="2025-08-19T19:03:00Z" w16du:dateUtc="2025-08-19T12:03:00Z">
              <w:rPr>
                <w:b/>
                <w:sz w:val="28"/>
                <w:szCs w:val="28"/>
              </w:rPr>
            </w:rPrChange>
          </w:rPr>
          <w:t xml:space="preserve">5.3. </w:t>
        </w:r>
      </w:ins>
      <w:ins w:id="1091" w:author="minh thư" w:date="2025-08-19T17:24:00Z">
        <w:r w:rsidRPr="00406BB7">
          <w:rPr>
            <w:rFonts w:eastAsia="Times New Roman"/>
            <w:rPrChange w:id="1092" w:author="minh thư" w:date="2025-08-19T19:03:00Z" w16du:dateUtc="2025-08-19T12:03:00Z">
              <w:rPr>
                <w:szCs w:val="28"/>
              </w:rPr>
            </w:rPrChange>
          </w:rPr>
          <w:t>So sánh Hà Nội – TP.HCM</w:t>
        </w:r>
        <w:bookmarkEnd w:id="1088"/>
      </w:ins>
    </w:p>
    <w:p w14:paraId="30281CC3" w14:textId="77777777" w:rsidR="0098279A" w:rsidRPr="0098279A" w:rsidRDefault="0098279A" w:rsidP="0098279A">
      <w:pPr>
        <w:numPr>
          <w:ilvl w:val="0"/>
          <w:numId w:val="56"/>
        </w:numPr>
        <w:tabs>
          <w:tab w:val="left" w:pos="567"/>
        </w:tabs>
        <w:rPr>
          <w:ins w:id="1093" w:author="minh thư" w:date="2025-08-19T17:24:00Z"/>
          <w:rPrChange w:id="1094" w:author="minh thư" w:date="2025-08-19T17:24:00Z" w16du:dateUtc="2025-08-19T10:24:00Z">
            <w:rPr>
              <w:ins w:id="1095" w:author="minh thư" w:date="2025-08-19T17:24:00Z"/>
              <w:sz w:val="28"/>
              <w:szCs w:val="28"/>
            </w:rPr>
          </w:rPrChange>
        </w:rPr>
      </w:pPr>
      <w:ins w:id="1096" w:author="minh thư" w:date="2025-08-19T17:24:00Z">
        <w:r w:rsidRPr="0098279A">
          <w:rPr>
            <w:rPrChange w:id="1097" w:author="minh thư" w:date="2025-08-19T17:24:00Z" w16du:dateUtc="2025-08-19T10:24:00Z">
              <w:rPr>
                <w:sz w:val="28"/>
                <w:szCs w:val="28"/>
              </w:rPr>
            </w:rPrChange>
          </w:rPr>
          <w:t xml:space="preserve">Hà Nội có </w:t>
        </w:r>
        <w:r w:rsidRPr="0098279A">
          <w:rPr>
            <w:rPrChange w:id="1098" w:author="minh thư" w:date="2025-08-19T17:24:00Z" w16du:dateUtc="2025-08-19T10:24:00Z">
              <w:rPr>
                <w:b/>
                <w:bCs/>
                <w:sz w:val="28"/>
                <w:szCs w:val="28"/>
              </w:rPr>
            </w:rPrChange>
          </w:rPr>
          <w:t>mức PM2.5 cao hơn</w:t>
        </w:r>
        <w:r w:rsidRPr="0098279A">
          <w:rPr>
            <w:rPrChange w:id="1099" w:author="minh thư" w:date="2025-08-19T17:24:00Z" w16du:dateUtc="2025-08-19T10:24:00Z">
              <w:rPr>
                <w:sz w:val="28"/>
                <w:szCs w:val="28"/>
              </w:rPr>
            </w:rPrChange>
          </w:rPr>
          <w:t>, đặc biệt mùa đông – xuân, dẫn đến sai số dự báo lớn hơn.</w:t>
        </w:r>
      </w:ins>
    </w:p>
    <w:p w14:paraId="0DE42728" w14:textId="77777777" w:rsidR="0098279A" w:rsidRPr="0098279A" w:rsidRDefault="0098279A" w:rsidP="0098279A">
      <w:pPr>
        <w:numPr>
          <w:ilvl w:val="0"/>
          <w:numId w:val="56"/>
        </w:numPr>
        <w:tabs>
          <w:tab w:val="left" w:pos="567"/>
        </w:tabs>
        <w:rPr>
          <w:ins w:id="1100" w:author="minh thư" w:date="2025-08-19T17:24:00Z" w16du:dateUtc="2025-08-19T10:24:00Z"/>
          <w:rPrChange w:id="1101" w:author="minh thư" w:date="2025-08-19T17:24:00Z" w16du:dateUtc="2025-08-19T10:24:00Z">
            <w:rPr>
              <w:ins w:id="1102" w:author="minh thư" w:date="2025-08-19T17:24:00Z" w16du:dateUtc="2025-08-19T10:24:00Z"/>
              <w:sz w:val="28"/>
              <w:szCs w:val="28"/>
              <w:lang w:val="vi-VN"/>
            </w:rPr>
          </w:rPrChange>
        </w:rPr>
      </w:pPr>
      <w:ins w:id="1103" w:author="minh thư" w:date="2025-08-19T17:24:00Z">
        <w:r w:rsidRPr="0098279A">
          <w:rPr>
            <w:rPrChange w:id="1104" w:author="minh thư" w:date="2025-08-19T17:24:00Z" w16du:dateUtc="2025-08-19T10:24:00Z">
              <w:rPr>
                <w:sz w:val="28"/>
                <w:szCs w:val="28"/>
              </w:rPr>
            </w:rPrChange>
          </w:rPr>
          <w:t xml:space="preserve">TP.HCM có chất lượng không khí </w:t>
        </w:r>
        <w:r w:rsidRPr="0098279A">
          <w:rPr>
            <w:rPrChange w:id="1105" w:author="minh thư" w:date="2025-08-19T17:24:00Z" w16du:dateUtc="2025-08-19T10:24:00Z">
              <w:rPr>
                <w:b/>
                <w:bCs/>
                <w:sz w:val="28"/>
                <w:szCs w:val="28"/>
              </w:rPr>
            </w:rPrChange>
          </w:rPr>
          <w:t>ổn định hơn</w:t>
        </w:r>
        <w:r w:rsidRPr="0098279A">
          <w:rPr>
            <w:rPrChange w:id="1106" w:author="minh thư" w:date="2025-08-19T17:24:00Z" w16du:dateUtc="2025-08-19T10:24:00Z">
              <w:rPr>
                <w:sz w:val="28"/>
                <w:szCs w:val="28"/>
              </w:rPr>
            </w:rPrChange>
          </w:rPr>
          <w:t>, nên Prophet dự báo chính xác hơn.</w:t>
        </w:r>
      </w:ins>
    </w:p>
    <w:p w14:paraId="5ECA6CBA" w14:textId="56A32AAE" w:rsidR="0098279A" w:rsidRPr="0098279A" w:rsidRDefault="0098279A">
      <w:pPr>
        <w:pStyle w:val="Heading3"/>
        <w:rPr>
          <w:ins w:id="1107" w:author="minh thư" w:date="2025-08-19T17:24:00Z" w16du:dateUtc="2025-08-19T10:24:00Z"/>
          <w:rPrChange w:id="1108" w:author="minh thư" w:date="2025-08-19T17:24:00Z" w16du:dateUtc="2025-08-19T10:24:00Z">
            <w:rPr>
              <w:ins w:id="1109" w:author="minh thư" w:date="2025-08-19T17:24:00Z" w16du:dateUtc="2025-08-19T10:24:00Z"/>
              <w:sz w:val="28"/>
              <w:szCs w:val="28"/>
              <w:lang w:val="vi-VN"/>
            </w:rPr>
          </w:rPrChange>
        </w:rPr>
        <w:pPrChange w:id="1110" w:author="minh thư" w:date="2025-08-19T19:03:00Z" w16du:dateUtc="2025-08-19T12:03:00Z">
          <w:pPr>
            <w:tabs>
              <w:tab w:val="left" w:pos="567"/>
            </w:tabs>
          </w:pPr>
        </w:pPrChange>
      </w:pPr>
      <w:bookmarkStart w:id="1111" w:name="_Toc206579015"/>
      <w:ins w:id="1112" w:author="minh thư" w:date="2025-08-19T17:24:00Z" w16du:dateUtc="2025-08-19T10:24:00Z">
        <w:r w:rsidRPr="0098279A">
          <w:rPr>
            <w:rPrChange w:id="1113" w:author="minh thư" w:date="2025-08-19T17:24:00Z" w16du:dateUtc="2025-08-19T10:24:00Z">
              <w:rPr>
                <w:b/>
                <w:bCs/>
                <w:sz w:val="28"/>
                <w:szCs w:val="28"/>
              </w:rPr>
            </w:rPrChange>
          </w:rPr>
          <w:t>5.4. Kết luận nhỏ</w:t>
        </w:r>
        <w:bookmarkEnd w:id="1111"/>
        <w:r w:rsidRPr="0098279A">
          <w:rPr>
            <w:rPrChange w:id="1114" w:author="minh thư" w:date="2025-08-19T17:24:00Z" w16du:dateUtc="2025-08-19T10:24:00Z">
              <w:rPr>
                <w:b/>
                <w:bCs/>
                <w:sz w:val="28"/>
                <w:szCs w:val="28"/>
              </w:rPr>
            </w:rPrChange>
          </w:rPr>
          <w:t xml:space="preserve"> </w:t>
        </w:r>
      </w:ins>
    </w:p>
    <w:p w14:paraId="7FD1E3F9" w14:textId="77777777" w:rsidR="0098279A" w:rsidRPr="0098279A" w:rsidRDefault="0098279A" w:rsidP="0098279A">
      <w:pPr>
        <w:numPr>
          <w:ilvl w:val="0"/>
          <w:numId w:val="57"/>
        </w:numPr>
        <w:tabs>
          <w:tab w:val="left" w:pos="567"/>
        </w:tabs>
        <w:rPr>
          <w:ins w:id="1115" w:author="minh thư" w:date="2025-08-19T17:24:00Z"/>
          <w:rPrChange w:id="1116" w:author="minh thư" w:date="2025-08-19T17:24:00Z" w16du:dateUtc="2025-08-19T10:24:00Z">
            <w:rPr>
              <w:ins w:id="1117" w:author="minh thư" w:date="2025-08-19T17:24:00Z"/>
              <w:sz w:val="28"/>
              <w:szCs w:val="28"/>
            </w:rPr>
          </w:rPrChange>
        </w:rPr>
      </w:pPr>
      <w:ins w:id="1118" w:author="minh thư" w:date="2025-08-19T17:24:00Z">
        <w:r w:rsidRPr="0098279A">
          <w:rPr>
            <w:rPrChange w:id="1119" w:author="minh thư" w:date="2025-08-19T17:24:00Z" w16du:dateUtc="2025-08-19T10:24:00Z">
              <w:rPr>
                <w:sz w:val="28"/>
                <w:szCs w:val="28"/>
              </w:rPr>
            </w:rPrChange>
          </w:rPr>
          <w:t xml:space="preserve">Prophet dự báo được </w:t>
        </w:r>
        <w:r w:rsidRPr="0098279A">
          <w:rPr>
            <w:rPrChange w:id="1120" w:author="minh thư" w:date="2025-08-19T17:24:00Z" w16du:dateUtc="2025-08-19T10:24:00Z">
              <w:rPr>
                <w:b/>
                <w:bCs/>
                <w:sz w:val="28"/>
                <w:szCs w:val="28"/>
              </w:rPr>
            </w:rPrChange>
          </w:rPr>
          <w:t>xu hướng tổng thể</w:t>
        </w:r>
        <w:r w:rsidRPr="0098279A">
          <w:rPr>
            <w:rPrChange w:id="1121" w:author="minh thư" w:date="2025-08-19T17:24:00Z" w16du:dateUtc="2025-08-19T10:24:00Z">
              <w:rPr>
                <w:sz w:val="28"/>
                <w:szCs w:val="28"/>
              </w:rPr>
            </w:rPrChange>
          </w:rPr>
          <w:t xml:space="preserve"> và giúp hình dung biến động trong ngắn hạn.</w:t>
        </w:r>
      </w:ins>
    </w:p>
    <w:p w14:paraId="3223C75C" w14:textId="1DC78EA2" w:rsidR="0098279A" w:rsidRPr="0098279A" w:rsidRDefault="0098279A" w:rsidP="0098279A">
      <w:pPr>
        <w:numPr>
          <w:ilvl w:val="0"/>
          <w:numId w:val="57"/>
        </w:numPr>
        <w:tabs>
          <w:tab w:val="left" w:pos="567"/>
        </w:tabs>
        <w:rPr>
          <w:ins w:id="1122" w:author="minh thư" w:date="2025-08-19T17:24:00Z"/>
          <w:rPrChange w:id="1123" w:author="minh thư" w:date="2025-08-19T17:24:00Z" w16du:dateUtc="2025-08-19T10:24:00Z">
            <w:rPr>
              <w:ins w:id="1124" w:author="minh thư" w:date="2025-08-19T17:24:00Z"/>
              <w:sz w:val="28"/>
              <w:szCs w:val="28"/>
            </w:rPr>
          </w:rPrChange>
        </w:rPr>
      </w:pPr>
      <w:ins w:id="1125" w:author="minh thư" w:date="2025-08-19T17:24:00Z">
        <w:r w:rsidRPr="0098279A">
          <w:rPr>
            <w:rPrChange w:id="1126" w:author="minh thư" w:date="2025-08-19T17:24:00Z" w16du:dateUtc="2025-08-19T10:24:00Z">
              <w:rPr>
                <w:sz w:val="28"/>
                <w:szCs w:val="28"/>
              </w:rPr>
            </w:rPrChange>
          </w:rPr>
          <w:lastRenderedPageBreak/>
          <w:t>Tuy nhiên, mô hình chưa bắt kịp các biến động bất thường cần kết hợp thêm dữ liệu khí tượng hoặc các mô hình khác để nâng cao độ chính xác.</w:t>
        </w:r>
      </w:ins>
    </w:p>
    <w:p w14:paraId="63E94690" w14:textId="55A0F874" w:rsidR="0098279A" w:rsidRPr="00406BB7" w:rsidRDefault="000A688B">
      <w:pPr>
        <w:pStyle w:val="Heading2"/>
        <w:rPr>
          <w:ins w:id="1127" w:author="minh thư" w:date="2025-08-19T17:32:00Z" w16du:dateUtc="2025-08-19T10:32:00Z"/>
          <w:b/>
          <w:bCs/>
          <w:color w:val="000000" w:themeColor="text1"/>
          <w:lang w:val="vi-VN"/>
          <w:rPrChange w:id="1128" w:author="minh thư" w:date="2025-08-19T19:03:00Z" w16du:dateUtc="2025-08-19T12:03:00Z">
            <w:rPr>
              <w:ins w:id="1129" w:author="minh thư" w:date="2025-08-19T17:32:00Z" w16du:dateUtc="2025-08-19T10:32:00Z"/>
              <w:lang w:val="vi-VN"/>
            </w:rPr>
          </w:rPrChange>
        </w:rPr>
        <w:pPrChange w:id="1130" w:author="minh thư" w:date="2025-08-19T18:29:00Z" w16du:dateUtc="2025-08-19T11:29:00Z">
          <w:pPr>
            <w:tabs>
              <w:tab w:val="left" w:pos="567"/>
            </w:tabs>
          </w:pPr>
        </w:pPrChange>
      </w:pPr>
      <w:bookmarkStart w:id="1131" w:name="_Toc206579016"/>
      <w:ins w:id="1132" w:author="minh thư" w:date="2025-08-19T17:31:00Z" w16du:dateUtc="2025-08-19T10:31:00Z">
        <w:r w:rsidRPr="00406BB7">
          <w:rPr>
            <w:rFonts w:ascii="Times New Roman" w:hAnsi="Times New Roman" w:cs="Times New Roman"/>
            <w:b/>
            <w:bCs/>
            <w:color w:val="000000" w:themeColor="text1"/>
            <w:rPrChange w:id="1133" w:author="minh thư" w:date="2025-08-19T19:03:00Z" w16du:dateUtc="2025-08-19T12:03:00Z">
              <w:rPr/>
            </w:rPrChange>
          </w:rPr>
          <w:t>6</w:t>
        </w:r>
        <w:r w:rsidRPr="00406BB7">
          <w:rPr>
            <w:rFonts w:ascii="Times New Roman" w:hAnsi="Times New Roman" w:cs="Times New Roman"/>
            <w:b/>
            <w:bCs/>
            <w:color w:val="000000" w:themeColor="text1"/>
            <w:lang w:val="vi-VN"/>
            <w:rPrChange w:id="1134" w:author="minh thư" w:date="2025-08-19T19:03:00Z" w16du:dateUtc="2025-08-19T12:03:00Z">
              <w:rPr>
                <w:lang w:val="vi-VN"/>
              </w:rPr>
            </w:rPrChange>
          </w:rPr>
          <w:t xml:space="preserve">. </w:t>
        </w:r>
      </w:ins>
      <w:ins w:id="1135" w:author="minh thư" w:date="2025-08-19T17:32:00Z" w16du:dateUtc="2025-08-19T10:32:00Z">
        <w:r w:rsidRPr="00406BB7">
          <w:rPr>
            <w:rFonts w:ascii="Times New Roman" w:hAnsi="Times New Roman" w:cs="Times New Roman"/>
            <w:b/>
            <w:bCs/>
            <w:color w:val="000000" w:themeColor="text1"/>
            <w:lang w:val="vi-VN"/>
            <w:rPrChange w:id="1136" w:author="minh thư" w:date="2025-08-19T19:03:00Z" w16du:dateUtc="2025-08-19T12:03:00Z">
              <w:rPr>
                <w:lang w:val="vi-VN"/>
              </w:rPr>
            </w:rPrChange>
          </w:rPr>
          <w:t>Gợi ý mở rộng</w:t>
        </w:r>
        <w:bookmarkEnd w:id="1131"/>
        <w:r w:rsidRPr="00406BB7">
          <w:rPr>
            <w:rFonts w:ascii="Times New Roman" w:hAnsi="Times New Roman" w:cs="Times New Roman"/>
            <w:b/>
            <w:bCs/>
            <w:color w:val="000000" w:themeColor="text1"/>
            <w:lang w:val="vi-VN"/>
            <w:rPrChange w:id="1137" w:author="minh thư" w:date="2025-08-19T19:03:00Z" w16du:dateUtc="2025-08-19T12:03:00Z">
              <w:rPr>
                <w:lang w:val="vi-VN"/>
              </w:rPr>
            </w:rPrChange>
          </w:rPr>
          <w:t xml:space="preserve"> </w:t>
        </w:r>
      </w:ins>
    </w:p>
    <w:p w14:paraId="08ED39D1" w14:textId="77777777" w:rsidR="000A688B" w:rsidRPr="000A688B" w:rsidRDefault="000A688B" w:rsidP="000A688B">
      <w:pPr>
        <w:tabs>
          <w:tab w:val="left" w:pos="567"/>
        </w:tabs>
        <w:rPr>
          <w:ins w:id="1138" w:author="minh thư" w:date="2025-08-19T17:32:00Z"/>
        </w:rPr>
      </w:pPr>
      <w:ins w:id="1139" w:author="minh thư" w:date="2025-08-19T17:32:00Z">
        <w:r w:rsidRPr="000A688B">
          <w:t>Kết quả dự báo bằng Prophet cho thấy khả năng nắm bắt xu hướng tổng thể của PM2.5 tại Hà Nội và TP.HCM. Tuy vậy, để tăng độ chính xác, nghiên cứu trong tương lai có thể mở rộng phạm vi dữ liệu, bổ sung các yếu tố khí tượng và xã hội, cũng như thử nghiệm thêm những mô hình học máy khác nhằm so sánh và lựa chọn giải pháp dự báo phù hợp nhất.</w:t>
        </w:r>
      </w:ins>
    </w:p>
    <w:p w14:paraId="1620DB82" w14:textId="77777777" w:rsidR="000A688B" w:rsidRPr="000A688B" w:rsidRDefault="000A688B">
      <w:pPr>
        <w:tabs>
          <w:tab w:val="left" w:pos="567"/>
        </w:tabs>
        <w:rPr>
          <w:ins w:id="1140" w:author="minh thư" w:date="2025-08-19T17:24:00Z"/>
          <w:lang w:val="vi-VN"/>
          <w:rPrChange w:id="1141" w:author="minh thư" w:date="2025-08-19T17:31:00Z" w16du:dateUtc="2025-08-19T10:31:00Z">
            <w:rPr>
              <w:ins w:id="1142" w:author="minh thư" w:date="2025-08-19T17:24:00Z"/>
              <w:sz w:val="28"/>
              <w:szCs w:val="28"/>
            </w:rPr>
          </w:rPrChange>
        </w:rPr>
        <w:pPrChange w:id="1143" w:author="minh thư" w:date="2025-08-19T17:24:00Z" w16du:dateUtc="2025-08-19T10:24:00Z">
          <w:pPr>
            <w:numPr>
              <w:numId w:val="56"/>
            </w:numPr>
            <w:tabs>
              <w:tab w:val="left" w:pos="567"/>
              <w:tab w:val="num" w:pos="720"/>
            </w:tabs>
            <w:ind w:left="720" w:hanging="360"/>
          </w:pPr>
        </w:pPrChange>
      </w:pPr>
    </w:p>
    <w:p w14:paraId="551B520D" w14:textId="04BED37F" w:rsidR="00F522E3" w:rsidRPr="0098279A" w:rsidDel="0098279A" w:rsidRDefault="00F522E3">
      <w:pPr>
        <w:tabs>
          <w:tab w:val="left" w:pos="567"/>
        </w:tabs>
        <w:rPr>
          <w:del w:id="1144" w:author="minh thư" w:date="2025-08-19T17:22:00Z" w16du:dateUtc="2025-08-19T10:22:00Z"/>
          <w:lang w:val="vi-VN"/>
          <w:rPrChange w:id="1145" w:author="minh thư" w:date="2025-08-19T17:24:00Z" w16du:dateUtc="2025-08-19T10:24:00Z">
            <w:rPr>
              <w:del w:id="1146" w:author="minh thư" w:date="2025-08-19T17:22:00Z" w16du:dateUtc="2025-08-19T10:22:00Z"/>
              <w:b/>
              <w:sz w:val="28"/>
              <w:szCs w:val="28"/>
              <w:lang w:val="vi-VN"/>
            </w:rPr>
          </w:rPrChange>
        </w:rPr>
        <w:pPrChange w:id="1147" w:author="minh thư" w:date="2025-08-19T17:22:00Z" w16du:dateUtc="2025-08-19T10:22:00Z">
          <w:pPr>
            <w:tabs>
              <w:tab w:val="left" w:pos="567"/>
            </w:tabs>
            <w:ind w:firstLine="284"/>
            <w:jc w:val="center"/>
          </w:pPr>
        </w:pPrChange>
      </w:pPr>
    </w:p>
    <w:p w14:paraId="4D71A7DD" w14:textId="77777777" w:rsidR="00F522E3" w:rsidRPr="0098279A" w:rsidRDefault="00F522E3">
      <w:pPr>
        <w:tabs>
          <w:tab w:val="left" w:pos="567"/>
        </w:tabs>
        <w:rPr>
          <w:lang w:val="vi-VN"/>
          <w:rPrChange w:id="1148" w:author="minh thư" w:date="2025-08-19T17:24:00Z" w16du:dateUtc="2025-08-19T10:24:00Z">
            <w:rPr>
              <w:b/>
              <w:sz w:val="28"/>
              <w:szCs w:val="28"/>
              <w:lang w:val="vi-VN"/>
            </w:rPr>
          </w:rPrChange>
        </w:rPr>
        <w:pPrChange w:id="1149" w:author="minh thư" w:date="2025-08-19T17:22:00Z" w16du:dateUtc="2025-08-19T10:22:00Z">
          <w:pPr>
            <w:tabs>
              <w:tab w:val="left" w:pos="567"/>
            </w:tabs>
            <w:ind w:firstLine="284"/>
            <w:jc w:val="center"/>
          </w:pPr>
        </w:pPrChange>
      </w:pPr>
    </w:p>
    <w:p w14:paraId="1E524655" w14:textId="77777777" w:rsidR="00F522E3" w:rsidRDefault="00F522E3" w:rsidP="00577EBD">
      <w:pPr>
        <w:tabs>
          <w:tab w:val="left" w:pos="567"/>
        </w:tabs>
        <w:ind w:firstLine="284"/>
        <w:jc w:val="center"/>
        <w:rPr>
          <w:b/>
          <w:sz w:val="28"/>
          <w:szCs w:val="28"/>
          <w:lang w:val="vi-VN"/>
        </w:rPr>
      </w:pPr>
    </w:p>
    <w:p w14:paraId="02784121" w14:textId="77777777" w:rsidR="00F522E3" w:rsidRDefault="00F522E3" w:rsidP="00577EBD">
      <w:pPr>
        <w:tabs>
          <w:tab w:val="left" w:pos="567"/>
        </w:tabs>
        <w:ind w:firstLine="284"/>
        <w:jc w:val="center"/>
        <w:rPr>
          <w:b/>
          <w:sz w:val="28"/>
          <w:szCs w:val="28"/>
          <w:lang w:val="vi-VN"/>
        </w:rPr>
      </w:pPr>
    </w:p>
    <w:p w14:paraId="44CFB387" w14:textId="77777777" w:rsidR="00F522E3" w:rsidRDefault="00F522E3" w:rsidP="00577EBD">
      <w:pPr>
        <w:tabs>
          <w:tab w:val="left" w:pos="567"/>
        </w:tabs>
        <w:ind w:firstLine="284"/>
        <w:jc w:val="center"/>
        <w:rPr>
          <w:b/>
          <w:sz w:val="28"/>
          <w:szCs w:val="28"/>
          <w:lang w:val="vi-VN"/>
        </w:rPr>
      </w:pPr>
    </w:p>
    <w:p w14:paraId="4AB8DB06" w14:textId="77777777" w:rsidR="00F522E3" w:rsidRDefault="00F522E3" w:rsidP="00577EBD">
      <w:pPr>
        <w:tabs>
          <w:tab w:val="left" w:pos="567"/>
        </w:tabs>
        <w:ind w:firstLine="284"/>
        <w:jc w:val="center"/>
        <w:rPr>
          <w:b/>
          <w:sz w:val="28"/>
          <w:szCs w:val="28"/>
          <w:lang w:val="vi-VN"/>
        </w:rPr>
      </w:pPr>
    </w:p>
    <w:p w14:paraId="02A74CC5" w14:textId="77777777" w:rsidR="00F522E3" w:rsidRDefault="00F522E3" w:rsidP="00577EBD">
      <w:pPr>
        <w:tabs>
          <w:tab w:val="left" w:pos="567"/>
        </w:tabs>
        <w:ind w:firstLine="284"/>
        <w:jc w:val="center"/>
        <w:rPr>
          <w:b/>
          <w:sz w:val="28"/>
          <w:szCs w:val="28"/>
          <w:lang w:val="vi-VN"/>
        </w:rPr>
      </w:pPr>
    </w:p>
    <w:p w14:paraId="0988A1BA" w14:textId="77777777" w:rsidR="00F522E3" w:rsidRDefault="00F522E3" w:rsidP="00577EBD">
      <w:pPr>
        <w:tabs>
          <w:tab w:val="left" w:pos="567"/>
        </w:tabs>
        <w:ind w:firstLine="284"/>
        <w:jc w:val="center"/>
        <w:rPr>
          <w:b/>
          <w:sz w:val="28"/>
          <w:szCs w:val="28"/>
          <w:lang w:val="vi-VN"/>
        </w:rPr>
      </w:pPr>
    </w:p>
    <w:p w14:paraId="795F86EA" w14:textId="77777777" w:rsidR="00F522E3" w:rsidRDefault="00F522E3" w:rsidP="00577EBD">
      <w:pPr>
        <w:tabs>
          <w:tab w:val="left" w:pos="567"/>
        </w:tabs>
        <w:ind w:firstLine="284"/>
        <w:jc w:val="center"/>
        <w:rPr>
          <w:b/>
          <w:sz w:val="28"/>
          <w:szCs w:val="28"/>
          <w:lang w:val="vi-VN"/>
        </w:rPr>
      </w:pPr>
    </w:p>
    <w:p w14:paraId="6A7526FC" w14:textId="77777777" w:rsidR="00F522E3" w:rsidRDefault="00F522E3" w:rsidP="00577EBD">
      <w:pPr>
        <w:tabs>
          <w:tab w:val="left" w:pos="567"/>
        </w:tabs>
        <w:ind w:firstLine="284"/>
        <w:jc w:val="center"/>
        <w:rPr>
          <w:b/>
          <w:sz w:val="28"/>
          <w:szCs w:val="28"/>
          <w:lang w:val="vi-VN"/>
        </w:rPr>
      </w:pPr>
    </w:p>
    <w:p w14:paraId="5492A4D2" w14:textId="3BFF1A9A" w:rsidR="000A688B" w:rsidRDefault="000A688B" w:rsidP="000A688B">
      <w:pPr>
        <w:tabs>
          <w:tab w:val="left" w:pos="567"/>
        </w:tabs>
        <w:ind w:firstLine="284"/>
        <w:jc w:val="center"/>
        <w:rPr>
          <w:ins w:id="1150" w:author="minh thư" w:date="2025-08-19T17:29:00Z" w16du:dateUtc="2025-08-19T10:29:00Z"/>
          <w:b/>
          <w:sz w:val="28"/>
          <w:szCs w:val="28"/>
          <w:lang w:val="vi-VN"/>
        </w:rPr>
      </w:pPr>
    </w:p>
    <w:p w14:paraId="1DC126D2" w14:textId="77777777" w:rsidR="000A688B" w:rsidRDefault="000A688B" w:rsidP="000A688B">
      <w:pPr>
        <w:tabs>
          <w:tab w:val="left" w:pos="567"/>
        </w:tabs>
        <w:ind w:firstLine="284"/>
        <w:jc w:val="center"/>
        <w:rPr>
          <w:ins w:id="1151" w:author="minh thư" w:date="2025-08-19T17:29:00Z" w16du:dateUtc="2025-08-19T10:29:00Z"/>
          <w:b/>
          <w:sz w:val="28"/>
          <w:szCs w:val="28"/>
          <w:lang w:val="vi-VN"/>
        </w:rPr>
      </w:pPr>
    </w:p>
    <w:p w14:paraId="48F7EC6B" w14:textId="77777777" w:rsidR="000A688B" w:rsidRDefault="000A688B" w:rsidP="000A688B">
      <w:pPr>
        <w:tabs>
          <w:tab w:val="left" w:pos="567"/>
        </w:tabs>
        <w:ind w:firstLine="284"/>
        <w:jc w:val="center"/>
        <w:rPr>
          <w:ins w:id="1152" w:author="minh thư" w:date="2025-08-19T17:29:00Z" w16du:dateUtc="2025-08-19T10:29:00Z"/>
          <w:b/>
          <w:sz w:val="28"/>
          <w:szCs w:val="28"/>
          <w:lang w:val="vi-VN"/>
        </w:rPr>
      </w:pPr>
    </w:p>
    <w:p w14:paraId="66C1A385" w14:textId="77777777" w:rsidR="000A688B" w:rsidRDefault="000A688B" w:rsidP="000A688B">
      <w:pPr>
        <w:tabs>
          <w:tab w:val="left" w:pos="567"/>
        </w:tabs>
        <w:ind w:firstLine="284"/>
        <w:jc w:val="center"/>
        <w:rPr>
          <w:ins w:id="1153" w:author="minh thư" w:date="2025-08-19T17:29:00Z" w16du:dateUtc="2025-08-19T10:29:00Z"/>
          <w:b/>
          <w:sz w:val="28"/>
          <w:szCs w:val="28"/>
          <w:lang w:val="vi-VN"/>
        </w:rPr>
      </w:pPr>
    </w:p>
    <w:p w14:paraId="6CD97716" w14:textId="77777777" w:rsidR="000A688B" w:rsidRDefault="000A688B" w:rsidP="000A688B">
      <w:pPr>
        <w:tabs>
          <w:tab w:val="left" w:pos="567"/>
        </w:tabs>
        <w:ind w:firstLine="284"/>
        <w:jc w:val="center"/>
        <w:rPr>
          <w:ins w:id="1154" w:author="minh thư" w:date="2025-08-19T17:29:00Z" w16du:dateUtc="2025-08-19T10:29:00Z"/>
          <w:b/>
          <w:sz w:val="28"/>
          <w:szCs w:val="28"/>
          <w:lang w:val="vi-VN"/>
        </w:rPr>
      </w:pPr>
    </w:p>
    <w:p w14:paraId="7BFB5F71" w14:textId="77777777" w:rsidR="000A688B" w:rsidRDefault="000A688B" w:rsidP="000A688B">
      <w:pPr>
        <w:tabs>
          <w:tab w:val="left" w:pos="567"/>
        </w:tabs>
        <w:ind w:firstLine="284"/>
        <w:jc w:val="center"/>
        <w:rPr>
          <w:ins w:id="1155" w:author="minh thư" w:date="2025-08-19T17:29:00Z" w16du:dateUtc="2025-08-19T10:29:00Z"/>
          <w:b/>
          <w:sz w:val="28"/>
          <w:szCs w:val="28"/>
          <w:lang w:val="vi-VN"/>
        </w:rPr>
      </w:pPr>
    </w:p>
    <w:p w14:paraId="1D33CCF1" w14:textId="77777777" w:rsidR="000A688B" w:rsidRDefault="000A688B" w:rsidP="000A688B">
      <w:pPr>
        <w:tabs>
          <w:tab w:val="left" w:pos="567"/>
        </w:tabs>
        <w:ind w:firstLine="284"/>
        <w:jc w:val="center"/>
        <w:rPr>
          <w:ins w:id="1156" w:author="minh thư" w:date="2025-08-19T17:29:00Z" w16du:dateUtc="2025-08-19T10:29:00Z"/>
          <w:b/>
          <w:sz w:val="28"/>
          <w:szCs w:val="28"/>
          <w:lang w:val="vi-VN"/>
        </w:rPr>
      </w:pPr>
    </w:p>
    <w:p w14:paraId="1B0BB970" w14:textId="77777777" w:rsidR="000A688B" w:rsidRDefault="000A688B" w:rsidP="000A688B">
      <w:pPr>
        <w:tabs>
          <w:tab w:val="left" w:pos="567"/>
        </w:tabs>
        <w:ind w:firstLine="284"/>
        <w:jc w:val="center"/>
        <w:rPr>
          <w:ins w:id="1157" w:author="minh thư" w:date="2025-08-19T17:29:00Z" w16du:dateUtc="2025-08-19T10:29:00Z"/>
          <w:b/>
          <w:sz w:val="28"/>
          <w:szCs w:val="28"/>
          <w:lang w:val="vi-VN"/>
        </w:rPr>
      </w:pPr>
    </w:p>
    <w:p w14:paraId="35CE54DD" w14:textId="77777777" w:rsidR="000A688B" w:rsidRDefault="000A688B" w:rsidP="000A688B">
      <w:pPr>
        <w:tabs>
          <w:tab w:val="left" w:pos="567"/>
        </w:tabs>
        <w:ind w:firstLine="284"/>
        <w:jc w:val="center"/>
        <w:rPr>
          <w:ins w:id="1158" w:author="minh thư" w:date="2025-08-19T17:29:00Z" w16du:dateUtc="2025-08-19T10:29:00Z"/>
          <w:b/>
          <w:sz w:val="28"/>
          <w:szCs w:val="28"/>
          <w:lang w:val="vi-VN"/>
        </w:rPr>
      </w:pPr>
    </w:p>
    <w:p w14:paraId="32C511EE" w14:textId="77777777" w:rsidR="000A688B" w:rsidRDefault="000A688B" w:rsidP="000A688B">
      <w:pPr>
        <w:tabs>
          <w:tab w:val="left" w:pos="567"/>
        </w:tabs>
        <w:ind w:firstLine="284"/>
        <w:jc w:val="center"/>
        <w:rPr>
          <w:ins w:id="1159" w:author="minh thư" w:date="2025-08-19T17:29:00Z" w16du:dateUtc="2025-08-19T10:29:00Z"/>
          <w:b/>
          <w:sz w:val="28"/>
          <w:szCs w:val="28"/>
          <w:lang w:val="vi-VN"/>
        </w:rPr>
      </w:pPr>
    </w:p>
    <w:p w14:paraId="61CFBEBE" w14:textId="77777777" w:rsidR="000A688B" w:rsidRDefault="000A688B" w:rsidP="000A688B">
      <w:pPr>
        <w:tabs>
          <w:tab w:val="left" w:pos="567"/>
        </w:tabs>
        <w:ind w:firstLine="284"/>
        <w:jc w:val="center"/>
        <w:rPr>
          <w:ins w:id="1160" w:author="minh thư" w:date="2025-08-19T17:29:00Z" w16du:dateUtc="2025-08-19T10:29:00Z"/>
          <w:b/>
          <w:sz w:val="28"/>
          <w:szCs w:val="28"/>
          <w:lang w:val="vi-VN"/>
        </w:rPr>
      </w:pPr>
    </w:p>
    <w:p w14:paraId="7DC863CF" w14:textId="77777777" w:rsidR="000A688B" w:rsidRDefault="000A688B" w:rsidP="000A688B">
      <w:pPr>
        <w:tabs>
          <w:tab w:val="left" w:pos="567"/>
        </w:tabs>
        <w:ind w:firstLine="284"/>
        <w:jc w:val="center"/>
        <w:rPr>
          <w:ins w:id="1161" w:author="minh thư" w:date="2025-08-19T17:29:00Z" w16du:dateUtc="2025-08-19T10:29:00Z"/>
          <w:b/>
          <w:sz w:val="28"/>
          <w:szCs w:val="28"/>
          <w:lang w:val="vi-VN"/>
        </w:rPr>
      </w:pPr>
    </w:p>
    <w:p w14:paraId="21E6D425" w14:textId="77777777" w:rsidR="000A688B" w:rsidRDefault="000A688B" w:rsidP="000A688B">
      <w:pPr>
        <w:tabs>
          <w:tab w:val="left" w:pos="567"/>
        </w:tabs>
        <w:ind w:firstLine="284"/>
        <w:jc w:val="center"/>
        <w:rPr>
          <w:ins w:id="1162" w:author="minh thư" w:date="2025-08-19T17:29:00Z" w16du:dateUtc="2025-08-19T10:29:00Z"/>
          <w:b/>
          <w:sz w:val="28"/>
          <w:szCs w:val="28"/>
          <w:lang w:val="vi-VN"/>
        </w:rPr>
      </w:pPr>
    </w:p>
    <w:p w14:paraId="05992DE8" w14:textId="77777777" w:rsidR="000A688B" w:rsidRDefault="000A688B" w:rsidP="000A688B">
      <w:pPr>
        <w:tabs>
          <w:tab w:val="left" w:pos="567"/>
        </w:tabs>
        <w:ind w:firstLine="284"/>
        <w:jc w:val="center"/>
        <w:rPr>
          <w:ins w:id="1163" w:author="minh thư" w:date="2025-08-19T17:29:00Z" w16du:dateUtc="2025-08-19T10:29:00Z"/>
          <w:b/>
          <w:sz w:val="28"/>
          <w:szCs w:val="28"/>
          <w:lang w:val="vi-VN"/>
        </w:rPr>
      </w:pPr>
    </w:p>
    <w:p w14:paraId="10A84077" w14:textId="77777777" w:rsidR="000A688B" w:rsidRDefault="000A688B" w:rsidP="000A688B">
      <w:pPr>
        <w:tabs>
          <w:tab w:val="left" w:pos="567"/>
        </w:tabs>
        <w:ind w:firstLine="284"/>
        <w:jc w:val="center"/>
        <w:rPr>
          <w:ins w:id="1164" w:author="minh thư" w:date="2025-08-19T17:29:00Z" w16du:dateUtc="2025-08-19T10:29:00Z"/>
          <w:b/>
          <w:sz w:val="28"/>
          <w:szCs w:val="28"/>
          <w:lang w:val="vi-VN"/>
        </w:rPr>
      </w:pPr>
    </w:p>
    <w:p w14:paraId="20AE4764" w14:textId="77777777" w:rsidR="000A688B" w:rsidRDefault="000A688B" w:rsidP="000A688B">
      <w:pPr>
        <w:tabs>
          <w:tab w:val="left" w:pos="567"/>
        </w:tabs>
        <w:ind w:firstLine="284"/>
        <w:jc w:val="center"/>
        <w:rPr>
          <w:ins w:id="1165" w:author="minh thư" w:date="2025-08-19T17:29:00Z" w16du:dateUtc="2025-08-19T10:29:00Z"/>
          <w:b/>
          <w:sz w:val="28"/>
          <w:szCs w:val="28"/>
          <w:lang w:val="vi-VN"/>
        </w:rPr>
      </w:pPr>
    </w:p>
    <w:p w14:paraId="2469847C" w14:textId="77777777" w:rsidR="000A688B" w:rsidRDefault="000A688B" w:rsidP="000A688B">
      <w:pPr>
        <w:tabs>
          <w:tab w:val="left" w:pos="567"/>
        </w:tabs>
        <w:ind w:firstLine="284"/>
        <w:jc w:val="center"/>
        <w:rPr>
          <w:ins w:id="1166" w:author="minh thư" w:date="2025-08-19T17:29:00Z" w16du:dateUtc="2025-08-19T10:29:00Z"/>
          <w:b/>
          <w:sz w:val="28"/>
          <w:szCs w:val="28"/>
          <w:lang w:val="vi-VN"/>
        </w:rPr>
      </w:pPr>
    </w:p>
    <w:p w14:paraId="5348025A" w14:textId="77777777" w:rsidR="000A688B" w:rsidRDefault="000A688B" w:rsidP="000A688B">
      <w:pPr>
        <w:tabs>
          <w:tab w:val="left" w:pos="567"/>
        </w:tabs>
        <w:ind w:firstLine="284"/>
        <w:jc w:val="center"/>
        <w:rPr>
          <w:ins w:id="1167" w:author="minh thư" w:date="2025-08-19T17:29:00Z" w16du:dateUtc="2025-08-19T10:29:00Z"/>
          <w:b/>
          <w:sz w:val="28"/>
          <w:szCs w:val="28"/>
          <w:lang w:val="vi-VN"/>
        </w:rPr>
      </w:pPr>
    </w:p>
    <w:p w14:paraId="12D1AF57" w14:textId="77777777" w:rsidR="000A688B" w:rsidRDefault="000A688B" w:rsidP="000A688B">
      <w:pPr>
        <w:tabs>
          <w:tab w:val="left" w:pos="567"/>
        </w:tabs>
        <w:ind w:firstLine="284"/>
        <w:jc w:val="center"/>
        <w:rPr>
          <w:ins w:id="1168" w:author="minh thư" w:date="2025-08-19T17:29:00Z" w16du:dateUtc="2025-08-19T10:29:00Z"/>
          <w:b/>
          <w:sz w:val="28"/>
          <w:szCs w:val="28"/>
          <w:lang w:val="vi-VN"/>
        </w:rPr>
      </w:pPr>
    </w:p>
    <w:p w14:paraId="4060E15F" w14:textId="77777777" w:rsidR="000A688B" w:rsidRDefault="000A688B" w:rsidP="000A688B">
      <w:pPr>
        <w:tabs>
          <w:tab w:val="left" w:pos="567"/>
        </w:tabs>
        <w:ind w:firstLine="284"/>
        <w:jc w:val="center"/>
        <w:rPr>
          <w:ins w:id="1169" w:author="minh thư" w:date="2025-08-19T17:29:00Z" w16du:dateUtc="2025-08-19T10:29:00Z"/>
          <w:b/>
          <w:sz w:val="28"/>
          <w:szCs w:val="28"/>
          <w:lang w:val="vi-VN"/>
        </w:rPr>
      </w:pPr>
    </w:p>
    <w:p w14:paraId="65F16132" w14:textId="77777777" w:rsidR="000A688B" w:rsidRDefault="000A688B" w:rsidP="000A688B">
      <w:pPr>
        <w:tabs>
          <w:tab w:val="left" w:pos="567"/>
        </w:tabs>
        <w:ind w:firstLine="284"/>
        <w:jc w:val="center"/>
        <w:rPr>
          <w:ins w:id="1170" w:author="minh thư" w:date="2025-08-19T17:29:00Z" w16du:dateUtc="2025-08-19T10:29:00Z"/>
          <w:b/>
          <w:sz w:val="28"/>
          <w:szCs w:val="28"/>
          <w:lang w:val="vi-VN"/>
        </w:rPr>
      </w:pPr>
    </w:p>
    <w:p w14:paraId="020AD15B" w14:textId="77777777" w:rsidR="000A688B" w:rsidRDefault="000A688B" w:rsidP="000A688B">
      <w:pPr>
        <w:tabs>
          <w:tab w:val="left" w:pos="567"/>
        </w:tabs>
        <w:ind w:firstLine="284"/>
        <w:jc w:val="center"/>
        <w:rPr>
          <w:ins w:id="1171" w:author="minh thư" w:date="2025-08-19T17:29:00Z" w16du:dateUtc="2025-08-19T10:29:00Z"/>
          <w:b/>
          <w:sz w:val="28"/>
          <w:szCs w:val="28"/>
          <w:lang w:val="vi-VN"/>
        </w:rPr>
      </w:pPr>
    </w:p>
    <w:p w14:paraId="2816565E" w14:textId="77777777" w:rsidR="000A688B" w:rsidRDefault="000A688B" w:rsidP="000A688B">
      <w:pPr>
        <w:tabs>
          <w:tab w:val="left" w:pos="567"/>
        </w:tabs>
        <w:ind w:firstLine="284"/>
        <w:jc w:val="center"/>
        <w:rPr>
          <w:ins w:id="1172" w:author="minh thư" w:date="2025-08-19T17:29:00Z" w16du:dateUtc="2025-08-19T10:29:00Z"/>
          <w:b/>
          <w:sz w:val="28"/>
          <w:szCs w:val="28"/>
          <w:lang w:val="vi-VN"/>
        </w:rPr>
      </w:pPr>
    </w:p>
    <w:p w14:paraId="21114F59" w14:textId="77777777" w:rsidR="000A688B" w:rsidRDefault="000A688B" w:rsidP="000A688B">
      <w:pPr>
        <w:tabs>
          <w:tab w:val="left" w:pos="567"/>
        </w:tabs>
        <w:ind w:firstLine="284"/>
        <w:jc w:val="center"/>
        <w:rPr>
          <w:ins w:id="1173" w:author="minh thư" w:date="2025-08-19T17:29:00Z" w16du:dateUtc="2025-08-19T10:29:00Z"/>
          <w:b/>
          <w:sz w:val="28"/>
          <w:szCs w:val="28"/>
          <w:lang w:val="vi-VN"/>
        </w:rPr>
      </w:pPr>
    </w:p>
    <w:p w14:paraId="512D9309" w14:textId="77777777" w:rsidR="000A688B" w:rsidRDefault="000A688B">
      <w:pPr>
        <w:tabs>
          <w:tab w:val="left" w:pos="567"/>
        </w:tabs>
        <w:rPr>
          <w:b/>
          <w:sz w:val="28"/>
          <w:szCs w:val="28"/>
          <w:lang w:val="vi-VN"/>
        </w:rPr>
        <w:pPrChange w:id="1174" w:author="minh thư" w:date="2025-08-19T17:40:00Z" w16du:dateUtc="2025-08-19T10:40:00Z">
          <w:pPr>
            <w:tabs>
              <w:tab w:val="left" w:pos="567"/>
            </w:tabs>
            <w:ind w:firstLine="284"/>
            <w:jc w:val="center"/>
          </w:pPr>
        </w:pPrChange>
      </w:pPr>
    </w:p>
    <w:p w14:paraId="6BC85929" w14:textId="77777777" w:rsidR="00F522E3" w:rsidRDefault="00F522E3" w:rsidP="00577EBD">
      <w:pPr>
        <w:tabs>
          <w:tab w:val="left" w:pos="567"/>
        </w:tabs>
        <w:ind w:firstLine="284"/>
        <w:jc w:val="center"/>
        <w:rPr>
          <w:b/>
          <w:sz w:val="28"/>
          <w:szCs w:val="28"/>
          <w:lang w:val="vi-VN"/>
        </w:rPr>
      </w:pPr>
    </w:p>
    <w:p w14:paraId="113F3F46" w14:textId="1A632E33" w:rsidR="00F522E3" w:rsidRPr="00466BD6" w:rsidRDefault="00F522E3">
      <w:pPr>
        <w:pStyle w:val="Heading1"/>
        <w:numPr>
          <w:ilvl w:val="0"/>
          <w:numId w:val="0"/>
        </w:numPr>
        <w:jc w:val="center"/>
        <w:rPr>
          <w:szCs w:val="32"/>
          <w:lang w:val="vi-VN"/>
        </w:rPr>
        <w:pPrChange w:id="1175" w:author="minh thư" w:date="2025-08-19T19:04:00Z" w16du:dateUtc="2025-08-19T12:04:00Z">
          <w:pPr>
            <w:tabs>
              <w:tab w:val="left" w:pos="567"/>
            </w:tabs>
            <w:ind w:firstLine="284"/>
            <w:jc w:val="center"/>
          </w:pPr>
        </w:pPrChange>
      </w:pPr>
      <w:bookmarkStart w:id="1176" w:name="_Toc206579017"/>
      <w:r w:rsidRPr="00466BD6">
        <w:t>CHƯƠNG 5</w:t>
      </w:r>
      <w:r w:rsidRPr="00466BD6">
        <w:rPr>
          <w:lang w:val="vi-VN"/>
        </w:rPr>
        <w:t>: KẾT LUẬN VÀ KIẾN NGHỊ</w:t>
      </w:r>
      <w:bookmarkEnd w:id="1176"/>
    </w:p>
    <w:p w14:paraId="426B2058" w14:textId="77777777" w:rsidR="00F522E3" w:rsidRPr="00E61604" w:rsidRDefault="00F522E3" w:rsidP="00F522E3">
      <w:pPr>
        <w:tabs>
          <w:tab w:val="left" w:pos="567"/>
        </w:tabs>
        <w:ind w:firstLine="284"/>
        <w:jc w:val="both"/>
        <w:rPr>
          <w:lang w:val="vi-VN"/>
        </w:rPr>
      </w:pPr>
      <w:r w:rsidRPr="00A56192">
        <w:rPr>
          <w:noProof/>
        </w:rPr>
        <mc:AlternateContent>
          <mc:Choice Requires="wps">
            <w:drawing>
              <wp:anchor distT="0" distB="0" distL="114300" distR="114300" simplePos="0" relativeHeight="251690496" behindDoc="0" locked="0" layoutInCell="1" allowOverlap="1" wp14:anchorId="6D5A1FE1" wp14:editId="3585E0CB">
                <wp:simplePos x="0" y="0"/>
                <wp:positionH relativeFrom="column">
                  <wp:posOffset>0</wp:posOffset>
                </wp:positionH>
                <wp:positionV relativeFrom="paragraph">
                  <wp:posOffset>123190</wp:posOffset>
                </wp:positionV>
                <wp:extent cx="5448300" cy="0"/>
                <wp:effectExtent l="13335" t="12065" r="5715" b="6985"/>
                <wp:wrapNone/>
                <wp:docPr id="214429311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973B2" id="Line 29"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22C4A77D" w14:textId="51E0D445" w:rsidR="00F522E3" w:rsidRPr="00466BD6" w:rsidRDefault="00F522E3">
      <w:pPr>
        <w:pStyle w:val="Heading2"/>
        <w:rPr>
          <w:b/>
          <w:bCs/>
          <w:color w:val="000000" w:themeColor="text1"/>
          <w:lang w:val="vi-VN"/>
          <w:rPrChange w:id="1177" w:author="minh thư" w:date="2025-08-19T19:04:00Z" w16du:dateUtc="2025-08-19T12:04:00Z">
            <w:rPr>
              <w:lang w:val="vi-VN"/>
            </w:rPr>
          </w:rPrChange>
        </w:rPr>
        <w:pPrChange w:id="1178" w:author="minh thư" w:date="2025-08-19T18:30:00Z" w16du:dateUtc="2025-08-19T11:30:00Z">
          <w:pPr>
            <w:tabs>
              <w:tab w:val="left" w:pos="567"/>
              <w:tab w:val="left" w:pos="4830"/>
            </w:tabs>
            <w:spacing w:line="276" w:lineRule="auto"/>
            <w:jc w:val="both"/>
          </w:pPr>
        </w:pPrChange>
      </w:pPr>
      <w:bookmarkStart w:id="1179" w:name="_Toc206579018"/>
      <w:r w:rsidRPr="00466BD6">
        <w:rPr>
          <w:rFonts w:ascii="Times New Roman" w:hAnsi="Times New Roman" w:cs="Times New Roman"/>
          <w:b/>
          <w:bCs/>
          <w:color w:val="000000" w:themeColor="text1"/>
          <w:lang w:val="vi-VN"/>
          <w:rPrChange w:id="1180" w:author="minh thư" w:date="2025-08-19T19:04:00Z" w16du:dateUtc="2025-08-19T12:04:00Z">
            <w:rPr>
              <w:lang w:val="vi-VN"/>
            </w:rPr>
          </w:rPrChange>
        </w:rPr>
        <w:t>1. Kết luận</w:t>
      </w:r>
      <w:bookmarkEnd w:id="1179"/>
      <w:r w:rsidRPr="00466BD6">
        <w:rPr>
          <w:rFonts w:ascii="Times New Roman" w:hAnsi="Times New Roman" w:cs="Times New Roman"/>
          <w:b/>
          <w:bCs/>
          <w:color w:val="000000" w:themeColor="text1"/>
          <w:lang w:val="vi-VN"/>
          <w:rPrChange w:id="1181" w:author="minh thư" w:date="2025-08-19T19:04:00Z" w16du:dateUtc="2025-08-19T12:04:00Z">
            <w:rPr>
              <w:lang w:val="vi-VN"/>
            </w:rPr>
          </w:rPrChange>
        </w:rPr>
        <w:t xml:space="preserve"> </w:t>
      </w:r>
    </w:p>
    <w:p w14:paraId="7B670E97" w14:textId="4342E480" w:rsidR="00F522E3" w:rsidRDefault="005638CB" w:rsidP="00F522E3">
      <w:pPr>
        <w:tabs>
          <w:tab w:val="left" w:pos="567"/>
          <w:tab w:val="left" w:pos="4830"/>
        </w:tabs>
        <w:spacing w:line="276" w:lineRule="auto"/>
        <w:jc w:val="both"/>
        <w:rPr>
          <w:lang w:val="vi-VN"/>
        </w:rPr>
      </w:pPr>
      <w:ins w:id="1182" w:author="minh thư" w:date="2025-08-19T14:33:00Z" w16du:dateUtc="2025-08-19T07:33:00Z">
        <w:r>
          <w:rPr>
            <w:noProof/>
            <w:lang w:val="vi-VN"/>
          </w:rPr>
          <w:drawing>
            <wp:anchor distT="0" distB="0" distL="114300" distR="114300" simplePos="0" relativeHeight="251691520" behindDoc="0" locked="0" layoutInCell="1" allowOverlap="1" wp14:anchorId="61104605" wp14:editId="1448415A">
              <wp:simplePos x="0" y="0"/>
              <wp:positionH relativeFrom="margin">
                <wp:align>center</wp:align>
              </wp:positionH>
              <wp:positionV relativeFrom="paragraph">
                <wp:posOffset>981319</wp:posOffset>
              </wp:positionV>
              <wp:extent cx="3904116" cy="5377759"/>
              <wp:effectExtent l="0" t="0" r="1270" b="0"/>
              <wp:wrapTopAndBottom/>
              <wp:docPr id="1391637070" name="Picture 15"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7070" name="Picture 15" descr="A map of the country&#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04116" cy="5377759"/>
                      </a:xfrm>
                      <a:prstGeom prst="rect">
                        <a:avLst/>
                      </a:prstGeom>
                    </pic:spPr>
                  </pic:pic>
                </a:graphicData>
              </a:graphic>
            </wp:anchor>
          </w:drawing>
        </w:r>
      </w:ins>
      <w:r w:rsidR="00F522E3" w:rsidRPr="00F522E3">
        <w:t xml:space="preserve">Trong nghiên cứu này, </w:t>
      </w:r>
      <w:r w:rsidR="00BE3CE8">
        <w:t>em</w:t>
      </w:r>
      <w:r w:rsidR="00F522E3" w:rsidRPr="00F522E3">
        <w:t xml:space="preserve"> đã tiến hành phân tích xu hướng chất lượng không khí tại hai đô thị lớn của Việt Nam là Hà Nội và Thành phố Hồ Chí Minh trong giai đoạn 2020–2021, tập trung vào chỉ số PM2.5 – một trong những tác nhân gây ô nhiễm không khí nghiêm trọng nhất, ảnh hưởng trực tiếp đến sức khỏe con người.</w:t>
      </w:r>
    </w:p>
    <w:p w14:paraId="69B68A4E" w14:textId="4CC853D5" w:rsidR="00BE3CE8" w:rsidRPr="00F522E3" w:rsidRDefault="00DA2498">
      <w:pPr>
        <w:pStyle w:val="Hinh"/>
        <w:jc w:val="center"/>
        <w:pPrChange w:id="1183" w:author="minh thư" w:date="2025-08-19T19:04:00Z" w16du:dateUtc="2025-08-19T12:04:00Z">
          <w:pPr>
            <w:tabs>
              <w:tab w:val="left" w:pos="567"/>
              <w:tab w:val="left" w:pos="4830"/>
            </w:tabs>
            <w:spacing w:line="276" w:lineRule="auto"/>
            <w:jc w:val="both"/>
          </w:pPr>
        </w:pPrChange>
      </w:pPr>
      <w:bookmarkStart w:id="1184" w:name="_Toc206523017"/>
      <w:ins w:id="1185" w:author="minh thư" w:date="2025-08-19T16:47:00Z" w16du:dateUtc="2025-08-19T09:47:00Z">
        <w:r>
          <w:t xml:space="preserve">Hình </w:t>
        </w:r>
      </w:ins>
      <w:ins w:id="1186" w:author="minh thư" w:date="2025-08-19T17:40:00Z" w16du:dateUtc="2025-08-19T10:40:00Z">
        <w:r w:rsidR="00B54435">
          <w:t>23</w:t>
        </w:r>
      </w:ins>
      <w:ins w:id="1187" w:author="minh thư" w:date="2025-08-19T16:47:00Z" w16du:dateUtc="2025-08-19T09:47:00Z">
        <w:r>
          <w:t>: Phân tích chất lượng không khí tại Hà Nội và Tp.HCM</w:t>
        </w:r>
      </w:ins>
      <w:bookmarkEnd w:id="1184"/>
    </w:p>
    <w:p w14:paraId="3BA7C24C" w14:textId="3A998EF3" w:rsidR="00F522E3" w:rsidRDefault="00F522E3" w:rsidP="00F522E3">
      <w:pPr>
        <w:tabs>
          <w:tab w:val="left" w:pos="567"/>
          <w:tab w:val="left" w:pos="4830"/>
        </w:tabs>
        <w:spacing w:line="276" w:lineRule="auto"/>
        <w:jc w:val="both"/>
        <w:rPr>
          <w:ins w:id="1188" w:author="minh thư" w:date="2025-08-19T19:04:00Z" w16du:dateUtc="2025-08-19T12:04:00Z"/>
          <w:lang w:val="vi-VN"/>
        </w:rPr>
      </w:pPr>
      <w:r w:rsidRPr="00F522E3">
        <w:t>Thông qua việc xử lý dữ liệu, tính toán giá trị trung bình ngày và áp dụng trung bình trượt 7 ngày, nhóm nhận thấy:</w:t>
      </w:r>
    </w:p>
    <w:p w14:paraId="1B7FB796" w14:textId="77777777" w:rsidR="00466BD6" w:rsidRDefault="00466BD6" w:rsidP="00F522E3">
      <w:pPr>
        <w:tabs>
          <w:tab w:val="left" w:pos="567"/>
          <w:tab w:val="left" w:pos="4830"/>
        </w:tabs>
        <w:spacing w:line="276" w:lineRule="auto"/>
        <w:jc w:val="both"/>
        <w:rPr>
          <w:ins w:id="1189" w:author="minh thư" w:date="2025-08-19T19:04:00Z" w16du:dateUtc="2025-08-19T12:04:00Z"/>
          <w:lang w:val="vi-VN"/>
        </w:rPr>
      </w:pPr>
    </w:p>
    <w:p w14:paraId="721F2F98" w14:textId="77777777" w:rsidR="00466BD6" w:rsidRPr="00466BD6" w:rsidRDefault="00466BD6" w:rsidP="00F522E3">
      <w:pPr>
        <w:tabs>
          <w:tab w:val="left" w:pos="567"/>
          <w:tab w:val="left" w:pos="4830"/>
        </w:tabs>
        <w:spacing w:line="276" w:lineRule="auto"/>
        <w:jc w:val="both"/>
        <w:rPr>
          <w:lang w:val="vi-VN"/>
          <w:rPrChange w:id="1190" w:author="minh thư" w:date="2025-08-19T19:04:00Z" w16du:dateUtc="2025-08-19T12:04:00Z">
            <w:rPr/>
          </w:rPrChange>
        </w:rPr>
      </w:pPr>
    </w:p>
    <w:p w14:paraId="2DD5B8CC" w14:textId="4F301F50" w:rsidR="00F522E3" w:rsidRPr="00F522E3" w:rsidRDefault="00F522E3" w:rsidP="00F522E3">
      <w:pPr>
        <w:numPr>
          <w:ilvl w:val="0"/>
          <w:numId w:val="46"/>
        </w:numPr>
        <w:tabs>
          <w:tab w:val="left" w:pos="567"/>
          <w:tab w:val="left" w:pos="4830"/>
        </w:tabs>
        <w:spacing w:line="276" w:lineRule="auto"/>
        <w:jc w:val="both"/>
      </w:pPr>
      <w:r w:rsidRPr="00F522E3">
        <w:lastRenderedPageBreak/>
        <w:t>Tại Hà Nội:</w:t>
      </w:r>
    </w:p>
    <w:p w14:paraId="7B1F461E" w14:textId="52FE56CA" w:rsidR="00F522E3" w:rsidRPr="00F522E3" w:rsidRDefault="00F522E3" w:rsidP="00F522E3">
      <w:pPr>
        <w:numPr>
          <w:ilvl w:val="1"/>
          <w:numId w:val="46"/>
        </w:numPr>
        <w:tabs>
          <w:tab w:val="left" w:pos="567"/>
          <w:tab w:val="left" w:pos="4830"/>
        </w:tabs>
        <w:spacing w:line="276" w:lineRule="auto"/>
        <w:jc w:val="both"/>
      </w:pPr>
      <w:r w:rsidRPr="00F522E3">
        <w:t>Nồng độ PM2.5 thường xuyên vượt ngưỡng khuyến nghị của WHO (15 µg/m³ trung bình năm), nhiều thời điểm dao động trong khoảng 50–150 µg/m³, thậm chí có những đợt cao đột biến &gt;200 µg/m³.</w:t>
      </w:r>
    </w:p>
    <w:p w14:paraId="79D1EF32" w14:textId="77777777" w:rsidR="00F522E3" w:rsidRPr="00F522E3" w:rsidRDefault="00F522E3" w:rsidP="00F522E3">
      <w:pPr>
        <w:numPr>
          <w:ilvl w:val="1"/>
          <w:numId w:val="46"/>
        </w:numPr>
        <w:tabs>
          <w:tab w:val="left" w:pos="567"/>
          <w:tab w:val="left" w:pos="4830"/>
        </w:tabs>
        <w:spacing w:line="276" w:lineRule="auto"/>
        <w:jc w:val="both"/>
      </w:pPr>
      <w:r w:rsidRPr="00F522E3">
        <w:t>Xu hướng ô nhiễm có tính mùa vụ khá rõ rệt, tăng mạnh vào các tháng mùa đông – xuân (tháng 12 đến tháng 3), và giảm đáng kể vào mùa hè – thu (tháng 6 đến tháng 9).</w:t>
      </w:r>
    </w:p>
    <w:p w14:paraId="05D24C93" w14:textId="77777777" w:rsidR="00F522E3" w:rsidRPr="00F522E3" w:rsidRDefault="00F522E3" w:rsidP="00F522E3">
      <w:pPr>
        <w:numPr>
          <w:ilvl w:val="1"/>
          <w:numId w:val="46"/>
        </w:numPr>
        <w:tabs>
          <w:tab w:val="left" w:pos="567"/>
          <w:tab w:val="left" w:pos="4830"/>
        </w:tabs>
        <w:spacing w:line="276" w:lineRule="auto"/>
        <w:jc w:val="both"/>
      </w:pPr>
      <w:r w:rsidRPr="00F522E3">
        <w:t>Điều này có thể liên quan đến yếu tố khí tượng (nghịch nhiệt, độ ẩm, tốc độ gió thấp) và các hoạt động giao thông, đốt than tổ ong, công nghiệp ven đô.</w:t>
      </w:r>
    </w:p>
    <w:p w14:paraId="6FD05D2B" w14:textId="77777777" w:rsidR="00F522E3" w:rsidRPr="00F522E3" w:rsidRDefault="00F522E3" w:rsidP="00F522E3">
      <w:pPr>
        <w:numPr>
          <w:ilvl w:val="0"/>
          <w:numId w:val="46"/>
        </w:numPr>
        <w:tabs>
          <w:tab w:val="left" w:pos="567"/>
          <w:tab w:val="left" w:pos="4830"/>
        </w:tabs>
        <w:spacing w:line="276" w:lineRule="auto"/>
        <w:jc w:val="both"/>
      </w:pPr>
      <w:r w:rsidRPr="00F522E3">
        <w:t>Tại TP. Hồ Chí Minh:</w:t>
      </w:r>
    </w:p>
    <w:p w14:paraId="27933C8C" w14:textId="77777777" w:rsidR="00F522E3" w:rsidRPr="00F522E3" w:rsidRDefault="00F522E3" w:rsidP="00F522E3">
      <w:pPr>
        <w:numPr>
          <w:ilvl w:val="1"/>
          <w:numId w:val="46"/>
        </w:numPr>
        <w:tabs>
          <w:tab w:val="left" w:pos="567"/>
          <w:tab w:val="left" w:pos="4830"/>
        </w:tabs>
        <w:spacing w:line="276" w:lineRule="auto"/>
        <w:jc w:val="both"/>
      </w:pPr>
      <w:r w:rsidRPr="00F522E3">
        <w:t>Nồng độ PM2.5 nhìn chung thấp hơn Hà Nội, dao động phổ biến từ 25–100 µg/m³.</w:t>
      </w:r>
    </w:p>
    <w:p w14:paraId="56869F80" w14:textId="77777777" w:rsidR="00F522E3" w:rsidRPr="00F522E3" w:rsidRDefault="00F522E3" w:rsidP="00F522E3">
      <w:pPr>
        <w:numPr>
          <w:ilvl w:val="1"/>
          <w:numId w:val="46"/>
        </w:numPr>
        <w:tabs>
          <w:tab w:val="left" w:pos="567"/>
          <w:tab w:val="left" w:pos="4830"/>
        </w:tabs>
        <w:spacing w:line="276" w:lineRule="auto"/>
        <w:jc w:val="both"/>
      </w:pPr>
      <w:r w:rsidRPr="00F522E3">
        <w:t>Tuy không có sự biến động mùa vụ rõ rệt như Hà Nội, song vẫn xuất hiện nhiều giai đoạn nồng độ tăng cao, đặc biệt là vào các tháng khô (tháng 12 – tháng 4).</w:t>
      </w:r>
    </w:p>
    <w:p w14:paraId="05A1C6C6" w14:textId="77777777" w:rsidR="00F522E3" w:rsidRPr="00F522E3" w:rsidRDefault="00F522E3" w:rsidP="00F522E3">
      <w:pPr>
        <w:numPr>
          <w:ilvl w:val="1"/>
          <w:numId w:val="46"/>
        </w:numPr>
        <w:tabs>
          <w:tab w:val="left" w:pos="567"/>
          <w:tab w:val="left" w:pos="4830"/>
        </w:tabs>
        <w:spacing w:line="276" w:lineRule="auto"/>
        <w:jc w:val="both"/>
      </w:pPr>
      <w:r w:rsidRPr="00F522E3">
        <w:t>Khu vực đô thị hóa nhanh, mật độ giao thông dày đặc và hoạt động xây dựng được xem là những nguyên nhân chính ảnh hưởng đến chất lượng không khí.</w:t>
      </w:r>
    </w:p>
    <w:p w14:paraId="2A53422B" w14:textId="2E939F99" w:rsidR="00F522E3" w:rsidRDefault="00F522E3" w:rsidP="00F522E3">
      <w:pPr>
        <w:tabs>
          <w:tab w:val="left" w:pos="567"/>
          <w:tab w:val="left" w:pos="4830"/>
        </w:tabs>
        <w:spacing w:line="276" w:lineRule="auto"/>
        <w:jc w:val="both"/>
        <w:rPr>
          <w:lang w:val="vi-VN"/>
        </w:rPr>
      </w:pPr>
      <w:r w:rsidRPr="00F522E3">
        <w:t>Từ kết quả này, có thể kết luận rằng: Hà Nội đang đối mặt với mức độ ô nhiễm không khí nghiêm trọng hơn TP.HCM, và cả hai thành phố đều cần có biện pháp quản lý chặt chẽ để cải thiện chất lượng không khí, bảo vệ sức khỏe cộng đồng.</w:t>
      </w:r>
    </w:p>
    <w:p w14:paraId="2A40C0A1" w14:textId="2166B0C8" w:rsidR="00F522E3" w:rsidRPr="00466BD6" w:rsidRDefault="00FD137C">
      <w:pPr>
        <w:pStyle w:val="Heading2"/>
        <w:rPr>
          <w:ins w:id="1191" w:author="minh thư" w:date="2025-08-19T15:49:00Z" w16du:dateUtc="2025-08-19T08:49:00Z"/>
          <w:b/>
          <w:bCs/>
          <w:color w:val="000000" w:themeColor="text1"/>
          <w:lang w:val="vi-VN"/>
          <w:rPrChange w:id="1192" w:author="minh thư" w:date="2025-08-19T19:04:00Z" w16du:dateUtc="2025-08-19T12:04:00Z">
            <w:rPr>
              <w:ins w:id="1193" w:author="minh thư" w:date="2025-08-19T15:49:00Z" w16du:dateUtc="2025-08-19T08:49:00Z"/>
              <w:lang w:val="vi-VN"/>
            </w:rPr>
          </w:rPrChange>
        </w:rPr>
        <w:pPrChange w:id="1194" w:author="minh thư" w:date="2025-08-19T18:34:00Z" w16du:dateUtc="2025-08-19T11:34:00Z">
          <w:pPr>
            <w:tabs>
              <w:tab w:val="left" w:pos="567"/>
              <w:tab w:val="left" w:pos="4830"/>
            </w:tabs>
            <w:spacing w:line="276" w:lineRule="auto"/>
            <w:jc w:val="both"/>
          </w:pPr>
        </w:pPrChange>
      </w:pPr>
      <w:bookmarkStart w:id="1195" w:name="_Toc206579019"/>
      <w:ins w:id="1196" w:author="minh thư" w:date="2025-08-19T15:51:00Z" w16du:dateUtc="2025-08-19T08:51:00Z">
        <w:r w:rsidRPr="00466BD6">
          <w:rPr>
            <w:rFonts w:ascii="Times New Roman" w:hAnsi="Times New Roman" w:cs="Times New Roman"/>
            <w:b/>
            <w:bCs/>
            <w:noProof/>
            <w:color w:val="000000" w:themeColor="text1"/>
            <w:rPrChange w:id="1197" w:author="minh thư" w:date="2025-08-19T19:04:00Z" w16du:dateUtc="2025-08-19T12:04:00Z">
              <w:rPr>
                <w:noProof/>
              </w:rPr>
            </w:rPrChange>
          </w:rPr>
          <w:drawing>
            <wp:anchor distT="0" distB="0" distL="114300" distR="114300" simplePos="0" relativeHeight="251694592" behindDoc="0" locked="0" layoutInCell="1" allowOverlap="1" wp14:anchorId="5E74932C" wp14:editId="7B98B6BA">
              <wp:simplePos x="0" y="0"/>
              <wp:positionH relativeFrom="margin">
                <wp:align>right</wp:align>
              </wp:positionH>
              <wp:positionV relativeFrom="paragraph">
                <wp:posOffset>228600</wp:posOffset>
              </wp:positionV>
              <wp:extent cx="5908675" cy="3814445"/>
              <wp:effectExtent l="0" t="0" r="0" b="0"/>
              <wp:wrapTopAndBottom/>
              <wp:docPr id="1121257982" name="Picture 20" descr="Top 7 Thương hiệu khẩu trang tốt nhất 2020 - Thể Thao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op 7 Thương hiệu khẩu trang tốt nhất 2020 - Thể Thao ONLIN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8675" cy="3814445"/>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00F522E3" w:rsidRPr="00466BD6">
        <w:rPr>
          <w:rFonts w:ascii="Times New Roman" w:hAnsi="Times New Roman" w:cs="Times New Roman"/>
          <w:b/>
          <w:bCs/>
          <w:color w:val="000000" w:themeColor="text1"/>
          <w:lang w:val="vi-VN"/>
          <w:rPrChange w:id="1198" w:author="minh thư" w:date="2025-08-19T19:04:00Z" w16du:dateUtc="2025-08-19T12:04:00Z">
            <w:rPr>
              <w:lang w:val="vi-VN"/>
            </w:rPr>
          </w:rPrChange>
        </w:rPr>
        <w:t>2. Ý nghĩa thực tiễn</w:t>
      </w:r>
      <w:bookmarkEnd w:id="1195"/>
      <w:r w:rsidR="00F522E3" w:rsidRPr="00466BD6">
        <w:rPr>
          <w:rFonts w:ascii="Times New Roman" w:hAnsi="Times New Roman" w:cs="Times New Roman"/>
          <w:b/>
          <w:bCs/>
          <w:color w:val="000000" w:themeColor="text1"/>
          <w:lang w:val="vi-VN"/>
          <w:rPrChange w:id="1199" w:author="minh thư" w:date="2025-08-19T19:04:00Z" w16du:dateUtc="2025-08-19T12:04:00Z">
            <w:rPr>
              <w:lang w:val="vi-VN"/>
            </w:rPr>
          </w:rPrChange>
        </w:rPr>
        <w:t xml:space="preserve"> </w:t>
      </w:r>
    </w:p>
    <w:p w14:paraId="5CD9B595" w14:textId="3AEACC37" w:rsidR="00A41B42" w:rsidRDefault="00DA2498">
      <w:pPr>
        <w:pStyle w:val="Hinh"/>
        <w:jc w:val="center"/>
        <w:pPrChange w:id="1200" w:author="minh thư" w:date="2025-08-19T19:04:00Z" w16du:dateUtc="2025-08-19T12:04:00Z">
          <w:pPr>
            <w:tabs>
              <w:tab w:val="left" w:pos="567"/>
              <w:tab w:val="left" w:pos="4830"/>
            </w:tabs>
            <w:spacing w:line="276" w:lineRule="auto"/>
            <w:jc w:val="both"/>
          </w:pPr>
        </w:pPrChange>
      </w:pPr>
      <w:bookmarkStart w:id="1201" w:name="_Toc206523018"/>
      <w:ins w:id="1202" w:author="minh thư" w:date="2025-08-19T16:48:00Z" w16du:dateUtc="2025-08-19T09:48:00Z">
        <w:r>
          <w:t xml:space="preserve">Hình </w:t>
        </w:r>
      </w:ins>
      <w:ins w:id="1203" w:author="minh thư" w:date="2025-08-19T17:40:00Z" w16du:dateUtc="2025-08-19T10:40:00Z">
        <w:r w:rsidR="00B54435">
          <w:t>24</w:t>
        </w:r>
      </w:ins>
      <w:ins w:id="1204" w:author="minh thư" w:date="2025-08-19T16:48:00Z" w16du:dateUtc="2025-08-19T09:48:00Z">
        <w:r>
          <w:t>: Ô nhiễm không khí mức báo dộng</w:t>
        </w:r>
      </w:ins>
      <w:bookmarkEnd w:id="1201"/>
    </w:p>
    <w:p w14:paraId="73F7DA2E" w14:textId="75AB4DA1" w:rsidR="00F522E3" w:rsidRPr="00BE3CE8" w:rsidRDefault="00F522E3" w:rsidP="00F522E3">
      <w:pPr>
        <w:pStyle w:val="ListParagraph"/>
        <w:numPr>
          <w:ilvl w:val="0"/>
          <w:numId w:val="46"/>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lastRenderedPageBreak/>
        <w:t>Đối với cộng đồng: Kết quả nghiên cứu cung cấp thông tin trực quan, giúp người dân nâng cao nhận thức về mức độ ô nhiễm không khí mà họ đang hít thở hằng ngày. Người dân có thể chủ động phòng tránh, chẳng hạn hạn chế ra ngoài vào những ngày chỉ số PM2.5 cao, sử dụng khẩu trang chống bụi mịn, lắp đặt máy lọc không khí trong nhà.</w:t>
      </w:r>
    </w:p>
    <w:p w14:paraId="0679FFC4" w14:textId="6E392762" w:rsidR="00F522E3" w:rsidRPr="00BE3CE8" w:rsidRDefault="00F522E3" w:rsidP="00F522E3">
      <w:pPr>
        <w:pStyle w:val="ListParagraph"/>
        <w:numPr>
          <w:ilvl w:val="0"/>
          <w:numId w:val="46"/>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Đối với nhà quản lý: Các số liệu phân tích có thể hỗ trợ cơ quan chức năng trong việc xây dựng chính sách giảm thiểu ô nhiễm, ví dụ như: quy định kiểm soát khí thải phương tiện giao thông, quy hoạch lại khu công nghiệp, hạn chế sử dụng nhiên liệu hóa thạch trong sinh hoạt.</w:t>
      </w:r>
    </w:p>
    <w:p w14:paraId="1155A8CB" w14:textId="76761265" w:rsidR="00F522E3" w:rsidRPr="00BE3CE8" w:rsidRDefault="00F522E3" w:rsidP="00F522E3">
      <w:pPr>
        <w:pStyle w:val="ListParagraph"/>
        <w:numPr>
          <w:ilvl w:val="0"/>
          <w:numId w:val="46"/>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Đối với nghiên cứu khoa học: Đây là dữ liệu nền tảng để tiếp tục xây dựng các mô hình dự báo chất lượng không khí trong tương lai, cũng như đánh giá mối liên hệ giữa ô nhiễm không khí và sức khỏe cộng đồng.</w:t>
      </w:r>
    </w:p>
    <w:p w14:paraId="09CC8FC8" w14:textId="0C959257" w:rsidR="00BE3CE8" w:rsidRPr="00466BD6" w:rsidRDefault="00BE3CE8">
      <w:pPr>
        <w:pStyle w:val="Heading2"/>
        <w:rPr>
          <w:b/>
          <w:bCs/>
          <w:color w:val="000000" w:themeColor="text1"/>
          <w:lang w:val="vi-VN"/>
          <w:rPrChange w:id="1205" w:author="minh thư" w:date="2025-08-19T19:04:00Z" w16du:dateUtc="2025-08-19T12:04:00Z">
            <w:rPr>
              <w:lang w:val="vi-VN"/>
            </w:rPr>
          </w:rPrChange>
        </w:rPr>
        <w:pPrChange w:id="1206" w:author="minh thư" w:date="2025-08-19T18:34:00Z" w16du:dateUtc="2025-08-19T11:34:00Z">
          <w:pPr>
            <w:tabs>
              <w:tab w:val="left" w:pos="567"/>
              <w:tab w:val="left" w:pos="4830"/>
            </w:tabs>
            <w:spacing w:line="276" w:lineRule="auto"/>
            <w:ind w:left="360"/>
            <w:jc w:val="both"/>
          </w:pPr>
        </w:pPrChange>
      </w:pPr>
      <w:bookmarkStart w:id="1207" w:name="_Toc206579020"/>
      <w:r w:rsidRPr="00466BD6">
        <w:rPr>
          <w:rFonts w:ascii="Times New Roman" w:hAnsi="Times New Roman" w:cs="Times New Roman"/>
          <w:b/>
          <w:bCs/>
          <w:color w:val="000000" w:themeColor="text1"/>
          <w:lang w:val="vi-VN"/>
          <w:rPrChange w:id="1208" w:author="minh thư" w:date="2025-08-19T19:04:00Z" w16du:dateUtc="2025-08-19T12:04:00Z">
            <w:rPr>
              <w:lang w:val="vi-VN"/>
            </w:rPr>
          </w:rPrChange>
        </w:rPr>
        <w:t>3. Hạn chế của nghiên cứu</w:t>
      </w:r>
      <w:bookmarkEnd w:id="1207"/>
      <w:r w:rsidRPr="00466BD6">
        <w:rPr>
          <w:rFonts w:ascii="Times New Roman" w:hAnsi="Times New Roman" w:cs="Times New Roman"/>
          <w:b/>
          <w:bCs/>
          <w:color w:val="000000" w:themeColor="text1"/>
          <w:lang w:val="vi-VN"/>
          <w:rPrChange w:id="1209" w:author="minh thư" w:date="2025-08-19T19:04:00Z" w16du:dateUtc="2025-08-19T12:04:00Z">
            <w:rPr>
              <w:lang w:val="vi-VN"/>
            </w:rPr>
          </w:rPrChange>
        </w:rPr>
        <w:t xml:space="preserve"> </w:t>
      </w:r>
    </w:p>
    <w:p w14:paraId="2BF7083A" w14:textId="77777777" w:rsidR="00BE3CE8" w:rsidRPr="00BE3CE8" w:rsidRDefault="00BE3CE8" w:rsidP="00BE3CE8">
      <w:pPr>
        <w:numPr>
          <w:ilvl w:val="0"/>
          <w:numId w:val="48"/>
        </w:numPr>
        <w:tabs>
          <w:tab w:val="left" w:pos="567"/>
          <w:tab w:val="left" w:pos="4830"/>
        </w:tabs>
        <w:spacing w:line="276" w:lineRule="auto"/>
        <w:jc w:val="both"/>
      </w:pPr>
      <w:r w:rsidRPr="00BE3CE8">
        <w:t>Dữ liệu thu thập được chỉ trong giai đoạn 2020–2021, chưa phản ánh xu hướng dài hạn (5–10 năm).</w:t>
      </w:r>
    </w:p>
    <w:p w14:paraId="3F035324" w14:textId="77777777" w:rsidR="00BE3CE8" w:rsidRPr="00BE3CE8" w:rsidRDefault="00BE3CE8" w:rsidP="00BE3CE8">
      <w:pPr>
        <w:numPr>
          <w:ilvl w:val="0"/>
          <w:numId w:val="48"/>
        </w:numPr>
        <w:tabs>
          <w:tab w:val="left" w:pos="567"/>
          <w:tab w:val="left" w:pos="4830"/>
        </w:tabs>
        <w:spacing w:line="276" w:lineRule="auto"/>
        <w:jc w:val="both"/>
      </w:pPr>
      <w:r w:rsidRPr="00BE3CE8">
        <w:t>Các yếu tố khí tượng (nhiệt độ, tốc độ gió, độ ẩm, lượng mưa) chưa được đưa vào mô hình phân tích, do đó chưa đánh giá được mức độ tác động của điều kiện thời tiết đến nồng độ PM2.5.</w:t>
      </w:r>
    </w:p>
    <w:p w14:paraId="7D995D26" w14:textId="77777777" w:rsidR="00BE3CE8" w:rsidRPr="00BE3CE8" w:rsidRDefault="00BE3CE8" w:rsidP="00BE3CE8">
      <w:pPr>
        <w:numPr>
          <w:ilvl w:val="0"/>
          <w:numId w:val="48"/>
        </w:numPr>
        <w:tabs>
          <w:tab w:val="left" w:pos="567"/>
          <w:tab w:val="left" w:pos="4830"/>
        </w:tabs>
        <w:spacing w:line="276" w:lineRule="auto"/>
        <w:jc w:val="both"/>
      </w:pPr>
      <w:r w:rsidRPr="00BE3CE8">
        <w:t>Nghiên cứu mới chỉ tập trung vào PM2.5, chưa xét đến các chỉ số ô nhiễm khác như PM10, NO2, SO2, O3.</w:t>
      </w:r>
    </w:p>
    <w:p w14:paraId="7F97692C" w14:textId="77777777" w:rsidR="00BE3CE8" w:rsidRPr="00BE3CE8" w:rsidRDefault="00BE3CE8" w:rsidP="00BE3CE8">
      <w:pPr>
        <w:numPr>
          <w:ilvl w:val="0"/>
          <w:numId w:val="48"/>
        </w:numPr>
        <w:tabs>
          <w:tab w:val="left" w:pos="567"/>
          <w:tab w:val="left" w:pos="4830"/>
        </w:tabs>
        <w:spacing w:line="276" w:lineRule="auto"/>
        <w:jc w:val="both"/>
      </w:pPr>
      <w:r w:rsidRPr="00BE3CE8">
        <w:t>Việc tính toán trung bình trượt 7 ngày giúp dữ liệu mượt hơn nhưng cũng làm mất đi một phần tính dao động cực đoan trong ngày.</w:t>
      </w:r>
    </w:p>
    <w:p w14:paraId="1BCCA8C3" w14:textId="182AC98A" w:rsidR="00BE3CE8" w:rsidRPr="00466BD6" w:rsidRDefault="00BE3CE8">
      <w:pPr>
        <w:pStyle w:val="Heading2"/>
        <w:rPr>
          <w:b/>
          <w:bCs/>
          <w:color w:val="000000" w:themeColor="text1"/>
          <w:lang w:val="vi-VN"/>
          <w:rPrChange w:id="1210" w:author="minh thư" w:date="2025-08-19T19:04:00Z" w16du:dateUtc="2025-08-19T12:04:00Z">
            <w:rPr>
              <w:lang w:val="vi-VN"/>
            </w:rPr>
          </w:rPrChange>
        </w:rPr>
        <w:pPrChange w:id="1211" w:author="minh thư" w:date="2025-08-19T18:34:00Z" w16du:dateUtc="2025-08-19T11:34:00Z">
          <w:pPr>
            <w:tabs>
              <w:tab w:val="left" w:pos="567"/>
              <w:tab w:val="left" w:pos="4830"/>
            </w:tabs>
            <w:spacing w:line="276" w:lineRule="auto"/>
            <w:ind w:left="360"/>
            <w:jc w:val="both"/>
          </w:pPr>
        </w:pPrChange>
      </w:pPr>
      <w:bookmarkStart w:id="1212" w:name="_Toc206579021"/>
      <w:r w:rsidRPr="00466BD6">
        <w:rPr>
          <w:rFonts w:ascii="Times New Roman" w:hAnsi="Times New Roman" w:cs="Times New Roman"/>
          <w:b/>
          <w:bCs/>
          <w:color w:val="000000" w:themeColor="text1"/>
          <w:lang w:val="vi-VN"/>
          <w:rPrChange w:id="1213" w:author="minh thư" w:date="2025-08-19T19:04:00Z" w16du:dateUtc="2025-08-19T12:04:00Z">
            <w:rPr>
              <w:lang w:val="vi-VN"/>
            </w:rPr>
          </w:rPrChange>
        </w:rPr>
        <w:t>4. Kiến nghị</w:t>
      </w:r>
      <w:bookmarkEnd w:id="1212"/>
      <w:r w:rsidRPr="00466BD6">
        <w:rPr>
          <w:rFonts w:ascii="Times New Roman" w:hAnsi="Times New Roman" w:cs="Times New Roman"/>
          <w:b/>
          <w:bCs/>
          <w:color w:val="000000" w:themeColor="text1"/>
          <w:lang w:val="vi-VN"/>
          <w:rPrChange w:id="1214" w:author="minh thư" w:date="2025-08-19T19:04:00Z" w16du:dateUtc="2025-08-19T12:04:00Z">
            <w:rPr>
              <w:lang w:val="vi-VN"/>
            </w:rPr>
          </w:rPrChange>
        </w:rPr>
        <w:t xml:space="preserve"> </w:t>
      </w:r>
    </w:p>
    <w:p w14:paraId="26B9410B" w14:textId="2C010F20" w:rsidR="00BE3CE8" w:rsidRDefault="00BE3CE8">
      <w:pPr>
        <w:pStyle w:val="Heading3"/>
        <w:pPrChange w:id="1215" w:author="minh thư" w:date="2025-08-19T19:03:00Z" w16du:dateUtc="2025-08-19T12:03:00Z">
          <w:pPr>
            <w:tabs>
              <w:tab w:val="left" w:pos="567"/>
              <w:tab w:val="left" w:pos="4830"/>
            </w:tabs>
            <w:spacing w:line="276" w:lineRule="auto"/>
            <w:ind w:left="360"/>
            <w:jc w:val="both"/>
          </w:pPr>
        </w:pPrChange>
      </w:pPr>
      <w:bookmarkStart w:id="1216" w:name="_Toc206579022"/>
      <w:r>
        <w:t>4.1. Đối với chính quyền</w:t>
      </w:r>
      <w:bookmarkEnd w:id="1216"/>
      <w:r>
        <w:t xml:space="preserve"> </w:t>
      </w:r>
    </w:p>
    <w:p w14:paraId="5230A156" w14:textId="0A440DCE" w:rsidR="00BE3CE8" w:rsidRPr="00BE3CE8" w:rsidRDefault="00BE3CE8"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Hà Nội và TP.HCM cần triển khai hệ thống quan trắc không khí tự động, liên tục và công khai dữ liệu để người dân dễ dàng theo dõi tình hình ô nhiễm.</w:t>
      </w:r>
    </w:p>
    <w:p w14:paraId="2EAA34FD" w14:textId="5C9147E2" w:rsidR="00BE3CE8" w:rsidRPr="00BE3CE8" w:rsidRDefault="00BE3CE8"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Tăng cường kiểm soát khí thải phương tiện giao thông, khuyến khích sử dụng phương tiện công cộng, phát triển xe điện.</w:t>
      </w:r>
    </w:p>
    <w:p w14:paraId="52BF9218" w14:textId="4E939BA1" w:rsidR="00BE3CE8" w:rsidRPr="00BE3CE8" w:rsidRDefault="00BE3CE8"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Siết chặt quản lý hoạt động xây dựng, sản xuất công nghiệp trong khu vực nội thành; yêu cầu các nhà máy, công trình áp dụng biện pháp giảm bụi.</w:t>
      </w:r>
    </w:p>
    <w:p w14:paraId="1A5487CD" w14:textId="70D2F06D" w:rsidR="00BE3CE8" w:rsidRPr="00BE3CE8" w:rsidRDefault="00BE3CE8"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Thúc đẩy chính sách chuyển đổi năng lượng sạch: giảm dần than tổ ong, khuyến khích sử dụng điện, khí tự nhiên và năng lượng tái tạo.</w:t>
      </w:r>
    </w:p>
    <w:p w14:paraId="4480176F" w14:textId="7D816274" w:rsidR="00BE3CE8" w:rsidRDefault="00BE3CE8">
      <w:pPr>
        <w:pStyle w:val="Heading3"/>
        <w:pPrChange w:id="1217" w:author="minh thư" w:date="2025-08-19T19:03:00Z" w16du:dateUtc="2025-08-19T12:03:00Z">
          <w:pPr>
            <w:tabs>
              <w:tab w:val="left" w:pos="567"/>
              <w:tab w:val="left" w:pos="4830"/>
            </w:tabs>
            <w:spacing w:line="276" w:lineRule="auto"/>
            <w:ind w:left="360"/>
            <w:jc w:val="both"/>
          </w:pPr>
        </w:pPrChange>
      </w:pPr>
      <w:bookmarkStart w:id="1218" w:name="_Toc206579023"/>
      <w:r>
        <w:t>4.2. Đối với cộng đồng</w:t>
      </w:r>
      <w:bookmarkEnd w:id="1218"/>
      <w:r>
        <w:t xml:space="preserve"> </w:t>
      </w:r>
    </w:p>
    <w:p w14:paraId="6AD5FDEC" w14:textId="47F450C3" w:rsidR="00BE3CE8" w:rsidRPr="00BE3CE8" w:rsidRDefault="00BE3CE8"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r w:rsidRPr="00BE3CE8">
        <w:rPr>
          <w:rFonts w:ascii="Times New Roman" w:hAnsi="Times New Roman" w:cs="Times New Roman"/>
          <w:sz w:val="26"/>
          <w:szCs w:val="26"/>
        </w:rPr>
        <w:t>Người dân cần theo dõi thường xuyên chỉ số chất lượng không khí (AQI) thông qua các ứng dụng di động, trang web uy tín.</w:t>
      </w:r>
    </w:p>
    <w:p w14:paraId="2E7B461D" w14:textId="40035343" w:rsidR="00BE3CE8" w:rsidRDefault="00BE3CE8" w:rsidP="00BE3CE8">
      <w:pPr>
        <w:pStyle w:val="ListParagraph"/>
        <w:numPr>
          <w:ilvl w:val="0"/>
          <w:numId w:val="48"/>
        </w:numPr>
        <w:tabs>
          <w:tab w:val="left" w:pos="567"/>
          <w:tab w:val="left" w:pos="4830"/>
        </w:tabs>
        <w:spacing w:line="276" w:lineRule="auto"/>
        <w:jc w:val="both"/>
        <w:rPr>
          <w:ins w:id="1219" w:author="minh thư" w:date="2025-08-19T15:59:00Z" w16du:dateUtc="2025-08-19T08:59:00Z"/>
          <w:rFonts w:ascii="Times New Roman" w:hAnsi="Times New Roman" w:cs="Times New Roman"/>
          <w:sz w:val="26"/>
          <w:szCs w:val="26"/>
        </w:rPr>
      </w:pPr>
      <w:r w:rsidRPr="00BE3CE8">
        <w:rPr>
          <w:rFonts w:ascii="Times New Roman" w:hAnsi="Times New Roman" w:cs="Times New Roman"/>
          <w:sz w:val="26"/>
          <w:szCs w:val="26"/>
        </w:rPr>
        <w:t>Chủ động phòng tránh trong các ngày ô nhiễm cao: hạn chế vận động ngoài trời, sử dụng khẩu trang N95, trang bị máy lọc không khí tại nhà.</w:t>
      </w:r>
    </w:p>
    <w:p w14:paraId="0CC577BB" w14:textId="77777777" w:rsidR="00557C9E" w:rsidRDefault="00557C9E" w:rsidP="00557C9E">
      <w:pPr>
        <w:rPr>
          <w:ins w:id="1220" w:author="minh thư" w:date="2025-08-19T15:59:00Z" w16du:dateUtc="2025-08-19T08:59:00Z"/>
          <w:rFonts w:eastAsiaTheme="minorHAnsi"/>
        </w:rPr>
      </w:pPr>
    </w:p>
    <w:p w14:paraId="1D54710B" w14:textId="4B8173A9" w:rsidR="00557C9E" w:rsidRPr="00557C9E" w:rsidRDefault="00557C9E">
      <w:pPr>
        <w:tabs>
          <w:tab w:val="left" w:pos="8556"/>
        </w:tabs>
        <w:pPrChange w:id="1221" w:author="minh thư" w:date="2025-08-19T15:59:00Z" w16du:dateUtc="2025-08-19T08:59:00Z">
          <w:pPr>
            <w:pStyle w:val="ListParagraph"/>
            <w:numPr>
              <w:numId w:val="48"/>
            </w:numPr>
            <w:tabs>
              <w:tab w:val="left" w:pos="567"/>
              <w:tab w:val="num" w:pos="720"/>
              <w:tab w:val="left" w:pos="4830"/>
            </w:tabs>
            <w:spacing w:line="276" w:lineRule="auto"/>
            <w:ind w:hanging="360"/>
            <w:jc w:val="both"/>
          </w:pPr>
        </w:pPrChange>
      </w:pPr>
      <w:ins w:id="1222" w:author="minh thư" w:date="2025-08-19T15:59:00Z" w16du:dateUtc="2025-08-19T08:59:00Z">
        <w:r>
          <w:lastRenderedPageBreak/>
          <w:tab/>
        </w:r>
      </w:ins>
    </w:p>
    <w:p w14:paraId="4A3D9848" w14:textId="4867DB9E" w:rsidR="00BE3CE8" w:rsidRPr="00BE3CE8" w:rsidRDefault="00A41B42" w:rsidP="00BE3CE8">
      <w:pPr>
        <w:pStyle w:val="ListParagraph"/>
        <w:numPr>
          <w:ilvl w:val="0"/>
          <w:numId w:val="48"/>
        </w:numPr>
        <w:tabs>
          <w:tab w:val="left" w:pos="567"/>
          <w:tab w:val="left" w:pos="4830"/>
        </w:tabs>
        <w:spacing w:line="276" w:lineRule="auto"/>
        <w:jc w:val="both"/>
        <w:rPr>
          <w:rFonts w:ascii="Times New Roman" w:hAnsi="Times New Roman" w:cs="Times New Roman"/>
          <w:sz w:val="26"/>
          <w:szCs w:val="26"/>
        </w:rPr>
      </w:pPr>
      <w:ins w:id="1223" w:author="minh thư" w:date="2025-08-19T15:44:00Z" w16du:dateUtc="2025-08-19T08:44:00Z">
        <w:r>
          <w:rPr>
            <w:noProof/>
          </w:rPr>
          <w:drawing>
            <wp:anchor distT="0" distB="0" distL="114300" distR="114300" simplePos="0" relativeHeight="251692544" behindDoc="0" locked="0" layoutInCell="1" allowOverlap="1" wp14:anchorId="58B24989" wp14:editId="6F8CB4CF">
              <wp:simplePos x="0" y="0"/>
              <wp:positionH relativeFrom="column">
                <wp:posOffset>109855</wp:posOffset>
              </wp:positionH>
              <wp:positionV relativeFrom="paragraph">
                <wp:posOffset>419691</wp:posOffset>
              </wp:positionV>
              <wp:extent cx="5972175" cy="4539615"/>
              <wp:effectExtent l="0" t="0" r="9525" b="0"/>
              <wp:wrapTopAndBottom/>
              <wp:docPr id="694541558" name="Picture 17" descr="Ô Nhiễm Không Khí - Nguyên Nhân Và Biện Pháp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Ô Nhiễm Không Khí - Nguyên Nhân Và Biện Pháp Khắc Phụ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4539615"/>
                      </a:xfrm>
                      <a:prstGeom prst="rect">
                        <a:avLst/>
                      </a:prstGeom>
                      <a:noFill/>
                      <a:ln>
                        <a:noFill/>
                      </a:ln>
                    </pic:spPr>
                  </pic:pic>
                </a:graphicData>
              </a:graphic>
            </wp:anchor>
          </w:drawing>
        </w:r>
      </w:ins>
      <w:r w:rsidR="00BE3CE8" w:rsidRPr="00BE3CE8">
        <w:rPr>
          <w:rFonts w:ascii="Times New Roman" w:hAnsi="Times New Roman" w:cs="Times New Roman"/>
          <w:sz w:val="26"/>
          <w:szCs w:val="26"/>
        </w:rPr>
        <w:t>Thay đổi thói quen sinh hoạt: hạn chế đốt rác, sử dụng phương tiện cá nhân, trồng thêm cây xanh xung quanh nơi ở.</w:t>
      </w:r>
      <w:ins w:id="1224" w:author="minh thư" w:date="2025-08-19T15:44:00Z" w16du:dateUtc="2025-08-19T08:44:00Z">
        <w:r w:rsidRPr="00A41B42">
          <w:t xml:space="preserve"> </w:t>
        </w:r>
      </w:ins>
    </w:p>
    <w:p w14:paraId="25ADC890" w14:textId="4A187357" w:rsidR="00DA2498" w:rsidRDefault="00DA2498">
      <w:pPr>
        <w:pStyle w:val="Hinh"/>
        <w:jc w:val="center"/>
        <w:rPr>
          <w:ins w:id="1225" w:author="minh thư" w:date="2025-08-19T16:48:00Z" w16du:dateUtc="2025-08-19T09:48:00Z"/>
        </w:rPr>
        <w:pPrChange w:id="1226" w:author="minh thư" w:date="2025-08-19T19:05:00Z" w16du:dateUtc="2025-08-19T12:05:00Z">
          <w:pPr>
            <w:tabs>
              <w:tab w:val="left" w:pos="567"/>
              <w:tab w:val="left" w:pos="4830"/>
            </w:tabs>
            <w:spacing w:line="276" w:lineRule="auto"/>
            <w:ind w:left="360"/>
          </w:pPr>
        </w:pPrChange>
      </w:pPr>
      <w:bookmarkStart w:id="1227" w:name="_Toc206523019"/>
      <w:ins w:id="1228" w:author="minh thư" w:date="2025-08-19T16:48:00Z" w16du:dateUtc="2025-08-19T09:48:00Z">
        <w:r>
          <w:t xml:space="preserve">Hình </w:t>
        </w:r>
      </w:ins>
      <w:ins w:id="1229" w:author="minh thư" w:date="2025-08-19T17:41:00Z" w16du:dateUtc="2025-08-19T10:41:00Z">
        <w:r w:rsidR="00B54435">
          <w:t>25</w:t>
        </w:r>
      </w:ins>
      <w:ins w:id="1230" w:author="minh thư" w:date="2025-08-19T16:48:00Z" w16du:dateUtc="2025-08-19T09:48:00Z">
        <w:r>
          <w:t xml:space="preserve">: </w:t>
        </w:r>
      </w:ins>
      <w:ins w:id="1231" w:author="minh thư" w:date="2025-08-19T16:49:00Z" w16du:dateUtc="2025-08-19T09:49:00Z">
        <w:r>
          <w:t>Chung tay bảo vệ môi trường</w:t>
        </w:r>
      </w:ins>
      <w:bookmarkEnd w:id="1227"/>
    </w:p>
    <w:p w14:paraId="12527CE9" w14:textId="146FF244" w:rsidR="00BE3CE8" w:rsidRPr="00BE3CE8" w:rsidRDefault="00BE3CE8">
      <w:pPr>
        <w:pStyle w:val="Heading3"/>
        <w:pPrChange w:id="1232" w:author="minh thư" w:date="2025-08-19T19:03:00Z" w16du:dateUtc="2025-08-19T12:03:00Z">
          <w:pPr>
            <w:tabs>
              <w:tab w:val="left" w:pos="567"/>
              <w:tab w:val="left" w:pos="4830"/>
            </w:tabs>
            <w:spacing w:line="276" w:lineRule="auto"/>
            <w:ind w:left="360"/>
          </w:pPr>
        </w:pPrChange>
      </w:pPr>
      <w:bookmarkStart w:id="1233" w:name="_Toc206579024"/>
      <w:r>
        <w:t>4.3. Đối với hướng nghiên cứu tướng lai</w:t>
      </w:r>
      <w:bookmarkEnd w:id="1233"/>
    </w:p>
    <w:p w14:paraId="57214461" w14:textId="77777777" w:rsidR="00BE3CE8" w:rsidRPr="00BE3CE8" w:rsidRDefault="00BE3CE8" w:rsidP="00BE3CE8">
      <w:pPr>
        <w:numPr>
          <w:ilvl w:val="0"/>
          <w:numId w:val="51"/>
        </w:numPr>
        <w:tabs>
          <w:tab w:val="left" w:pos="567"/>
          <w:tab w:val="left" w:pos="4830"/>
        </w:tabs>
        <w:spacing w:line="276" w:lineRule="auto"/>
        <w:jc w:val="both"/>
      </w:pPr>
      <w:r w:rsidRPr="00BE3CE8">
        <w:t>Mở rộng phạm vi phân tích nhiều năm hơn để đánh giá xu hướng dài hạn.</w:t>
      </w:r>
    </w:p>
    <w:p w14:paraId="3249192D" w14:textId="77777777" w:rsidR="00BE3CE8" w:rsidRPr="00BE3CE8" w:rsidRDefault="00BE3CE8" w:rsidP="00BE3CE8">
      <w:pPr>
        <w:numPr>
          <w:ilvl w:val="0"/>
          <w:numId w:val="51"/>
        </w:numPr>
        <w:tabs>
          <w:tab w:val="left" w:pos="567"/>
          <w:tab w:val="left" w:pos="4830"/>
        </w:tabs>
        <w:spacing w:line="276" w:lineRule="auto"/>
        <w:jc w:val="both"/>
      </w:pPr>
      <w:r w:rsidRPr="00BE3CE8">
        <w:t>Tích hợp dữ liệu khí tượng để xây dựng mô hình dự báo chất lượng không khí chính xác hơn.</w:t>
      </w:r>
    </w:p>
    <w:p w14:paraId="3957A851" w14:textId="77777777" w:rsidR="00BE3CE8" w:rsidRPr="00BE3CE8" w:rsidRDefault="00BE3CE8" w:rsidP="00BE3CE8">
      <w:pPr>
        <w:numPr>
          <w:ilvl w:val="0"/>
          <w:numId w:val="51"/>
        </w:numPr>
        <w:tabs>
          <w:tab w:val="left" w:pos="567"/>
          <w:tab w:val="left" w:pos="4830"/>
        </w:tabs>
        <w:spacing w:line="276" w:lineRule="auto"/>
        <w:jc w:val="both"/>
      </w:pPr>
      <w:r w:rsidRPr="00BE3CE8">
        <w:t>Nghiên cứu mối tương quan giữa PM2.5 và các bệnh hô hấp, tim mạch, từ đó lượng hóa tác động sức khỏe cộng đồng.</w:t>
      </w:r>
    </w:p>
    <w:p w14:paraId="72E10483" w14:textId="77777777" w:rsidR="00BE3CE8" w:rsidRPr="00B54435" w:rsidRDefault="00BE3CE8" w:rsidP="00BE3CE8">
      <w:pPr>
        <w:numPr>
          <w:ilvl w:val="0"/>
          <w:numId w:val="51"/>
        </w:numPr>
        <w:tabs>
          <w:tab w:val="left" w:pos="567"/>
          <w:tab w:val="left" w:pos="4830"/>
        </w:tabs>
        <w:spacing w:line="276" w:lineRule="auto"/>
        <w:jc w:val="both"/>
        <w:rPr>
          <w:ins w:id="1234" w:author="minh thư" w:date="2025-08-19T17:41:00Z" w16du:dateUtc="2025-08-19T10:41:00Z"/>
          <w:rPrChange w:id="1235" w:author="minh thư" w:date="2025-08-19T17:41:00Z" w16du:dateUtc="2025-08-19T10:41:00Z">
            <w:rPr>
              <w:ins w:id="1236" w:author="minh thư" w:date="2025-08-19T17:41:00Z" w16du:dateUtc="2025-08-19T10:41:00Z"/>
              <w:lang w:val="vi-VN"/>
            </w:rPr>
          </w:rPrChange>
        </w:rPr>
      </w:pPr>
      <w:r w:rsidRPr="00BE3CE8">
        <w:t>So sánh với các thành phố lớn khác trong khu vực (Bangkok, Jakarta, Bắc Kinh) để có cái nhìn toàn diện hơn.</w:t>
      </w:r>
    </w:p>
    <w:p w14:paraId="05E1287A" w14:textId="77777777" w:rsidR="00B54435" w:rsidRDefault="00B54435" w:rsidP="00B54435">
      <w:pPr>
        <w:tabs>
          <w:tab w:val="left" w:pos="567"/>
          <w:tab w:val="left" w:pos="4830"/>
        </w:tabs>
        <w:spacing w:line="276" w:lineRule="auto"/>
        <w:jc w:val="both"/>
        <w:rPr>
          <w:ins w:id="1237" w:author="minh thư" w:date="2025-08-19T17:41:00Z" w16du:dateUtc="2025-08-19T10:41:00Z"/>
          <w:lang w:val="vi-VN"/>
        </w:rPr>
      </w:pPr>
    </w:p>
    <w:p w14:paraId="5F498BF3" w14:textId="77777777" w:rsidR="00B54435" w:rsidRDefault="00B54435" w:rsidP="00B54435">
      <w:pPr>
        <w:tabs>
          <w:tab w:val="left" w:pos="567"/>
          <w:tab w:val="left" w:pos="4830"/>
        </w:tabs>
        <w:spacing w:line="276" w:lineRule="auto"/>
        <w:jc w:val="both"/>
        <w:rPr>
          <w:ins w:id="1238" w:author="minh thư" w:date="2025-08-19T17:41:00Z" w16du:dateUtc="2025-08-19T10:41:00Z"/>
          <w:lang w:val="vi-VN"/>
        </w:rPr>
      </w:pPr>
    </w:p>
    <w:p w14:paraId="3FFEE9FD" w14:textId="77777777" w:rsidR="00B54435" w:rsidRDefault="00B54435" w:rsidP="00B54435">
      <w:pPr>
        <w:tabs>
          <w:tab w:val="left" w:pos="567"/>
          <w:tab w:val="left" w:pos="4830"/>
        </w:tabs>
        <w:spacing w:line="276" w:lineRule="auto"/>
        <w:jc w:val="both"/>
        <w:rPr>
          <w:ins w:id="1239" w:author="minh thư" w:date="2025-08-19T17:41:00Z" w16du:dateUtc="2025-08-19T10:41:00Z"/>
          <w:lang w:val="vi-VN"/>
        </w:rPr>
      </w:pPr>
    </w:p>
    <w:p w14:paraId="09B919E4" w14:textId="77777777" w:rsidR="00B54435" w:rsidRDefault="00B54435" w:rsidP="00B54435">
      <w:pPr>
        <w:tabs>
          <w:tab w:val="left" w:pos="567"/>
          <w:tab w:val="left" w:pos="4830"/>
        </w:tabs>
        <w:spacing w:line="276" w:lineRule="auto"/>
        <w:jc w:val="both"/>
        <w:rPr>
          <w:ins w:id="1240" w:author="minh thư" w:date="2025-08-19T17:41:00Z" w16du:dateUtc="2025-08-19T10:41:00Z"/>
          <w:lang w:val="vi-VN"/>
        </w:rPr>
      </w:pPr>
    </w:p>
    <w:p w14:paraId="18FF1AB0" w14:textId="77777777" w:rsidR="00B54435" w:rsidRDefault="00B54435" w:rsidP="00B54435">
      <w:pPr>
        <w:tabs>
          <w:tab w:val="left" w:pos="567"/>
          <w:tab w:val="left" w:pos="4830"/>
        </w:tabs>
        <w:spacing w:line="276" w:lineRule="auto"/>
        <w:jc w:val="both"/>
        <w:rPr>
          <w:ins w:id="1241" w:author="minh thư" w:date="2025-08-19T17:41:00Z" w16du:dateUtc="2025-08-19T10:41:00Z"/>
          <w:lang w:val="vi-VN"/>
        </w:rPr>
      </w:pPr>
    </w:p>
    <w:p w14:paraId="53B40CFB" w14:textId="77777777" w:rsidR="00B54435" w:rsidRDefault="00B54435" w:rsidP="00B54435">
      <w:pPr>
        <w:tabs>
          <w:tab w:val="left" w:pos="567"/>
          <w:tab w:val="left" w:pos="4830"/>
        </w:tabs>
        <w:spacing w:line="276" w:lineRule="auto"/>
        <w:jc w:val="both"/>
        <w:rPr>
          <w:ins w:id="1242" w:author="minh thư" w:date="2025-08-19T17:41:00Z" w16du:dateUtc="2025-08-19T10:41:00Z"/>
          <w:lang w:val="vi-VN"/>
        </w:rPr>
      </w:pPr>
    </w:p>
    <w:p w14:paraId="51868DE6" w14:textId="77777777" w:rsidR="00B54435" w:rsidRPr="00BE3CE8" w:rsidRDefault="00B54435">
      <w:pPr>
        <w:tabs>
          <w:tab w:val="left" w:pos="567"/>
          <w:tab w:val="left" w:pos="4830"/>
        </w:tabs>
        <w:spacing w:line="276" w:lineRule="auto"/>
        <w:jc w:val="both"/>
        <w:pPrChange w:id="1243" w:author="minh thư" w:date="2025-08-19T17:41:00Z" w16du:dateUtc="2025-08-19T10:41:00Z">
          <w:pPr>
            <w:numPr>
              <w:numId w:val="51"/>
            </w:numPr>
            <w:tabs>
              <w:tab w:val="left" w:pos="567"/>
              <w:tab w:val="num" w:pos="720"/>
              <w:tab w:val="left" w:pos="4830"/>
            </w:tabs>
            <w:spacing w:line="276" w:lineRule="auto"/>
            <w:ind w:left="720" w:hanging="360"/>
            <w:jc w:val="both"/>
          </w:pPr>
        </w:pPrChange>
      </w:pPr>
    </w:p>
    <w:p w14:paraId="0D32AE63" w14:textId="2D8C7DF4" w:rsidR="00BE3CE8" w:rsidRPr="00466BD6" w:rsidRDefault="00BE3CE8">
      <w:pPr>
        <w:pStyle w:val="Heading2"/>
        <w:rPr>
          <w:b/>
          <w:bCs/>
          <w:color w:val="000000" w:themeColor="text1"/>
          <w:lang w:val="vi-VN"/>
          <w:rPrChange w:id="1244" w:author="minh thư" w:date="2025-08-19T19:05:00Z" w16du:dateUtc="2025-08-19T12:05:00Z">
            <w:rPr>
              <w:lang w:val="vi-VN"/>
            </w:rPr>
          </w:rPrChange>
        </w:rPr>
        <w:pPrChange w:id="1245" w:author="minh thư" w:date="2025-08-19T18:35:00Z" w16du:dateUtc="2025-08-19T11:35:00Z">
          <w:pPr>
            <w:tabs>
              <w:tab w:val="left" w:pos="567"/>
              <w:tab w:val="left" w:pos="4830"/>
            </w:tabs>
            <w:spacing w:line="276" w:lineRule="auto"/>
            <w:ind w:left="360"/>
            <w:jc w:val="both"/>
          </w:pPr>
        </w:pPrChange>
      </w:pPr>
      <w:bookmarkStart w:id="1246" w:name="_Toc206579025"/>
      <w:r w:rsidRPr="00466BD6">
        <w:rPr>
          <w:rFonts w:ascii="Times New Roman" w:hAnsi="Times New Roman" w:cs="Times New Roman"/>
          <w:b/>
          <w:bCs/>
          <w:color w:val="000000" w:themeColor="text1"/>
          <w:rPrChange w:id="1247" w:author="minh thư" w:date="2025-08-19T19:05:00Z" w16du:dateUtc="2025-08-19T12:05:00Z">
            <w:rPr/>
          </w:rPrChange>
        </w:rPr>
        <w:lastRenderedPageBreak/>
        <w:t>5</w:t>
      </w:r>
      <w:r w:rsidRPr="00466BD6">
        <w:rPr>
          <w:rFonts w:ascii="Times New Roman" w:hAnsi="Times New Roman" w:cs="Times New Roman"/>
          <w:b/>
          <w:bCs/>
          <w:color w:val="000000" w:themeColor="text1"/>
          <w:lang w:val="vi-VN"/>
          <w:rPrChange w:id="1248" w:author="minh thư" w:date="2025-08-19T19:05:00Z" w16du:dateUtc="2025-08-19T12:05:00Z">
            <w:rPr>
              <w:lang w:val="vi-VN"/>
            </w:rPr>
          </w:rPrChange>
        </w:rPr>
        <w:t>. Tổng kết</w:t>
      </w:r>
      <w:bookmarkEnd w:id="1246"/>
      <w:r w:rsidRPr="00466BD6">
        <w:rPr>
          <w:rFonts w:ascii="Times New Roman" w:hAnsi="Times New Roman" w:cs="Times New Roman"/>
          <w:b/>
          <w:bCs/>
          <w:color w:val="000000" w:themeColor="text1"/>
          <w:lang w:val="vi-VN"/>
          <w:rPrChange w:id="1249" w:author="minh thư" w:date="2025-08-19T19:05:00Z" w16du:dateUtc="2025-08-19T12:05:00Z">
            <w:rPr>
              <w:lang w:val="vi-VN"/>
            </w:rPr>
          </w:rPrChange>
        </w:rPr>
        <w:t xml:space="preserve"> </w:t>
      </w:r>
    </w:p>
    <w:p w14:paraId="2FE41D6A" w14:textId="292DEDB4" w:rsidR="00BE3CE8" w:rsidRDefault="00A41B42" w:rsidP="00BE3CE8">
      <w:pPr>
        <w:tabs>
          <w:tab w:val="left" w:pos="567"/>
          <w:tab w:val="left" w:pos="4830"/>
        </w:tabs>
        <w:spacing w:line="276" w:lineRule="auto"/>
        <w:ind w:left="360"/>
        <w:jc w:val="both"/>
        <w:rPr>
          <w:ins w:id="1250" w:author="minh thư" w:date="2025-08-19T15:47:00Z" w16du:dateUtc="2025-08-19T08:47:00Z"/>
          <w:lang w:val="vi-VN"/>
        </w:rPr>
      </w:pPr>
      <w:ins w:id="1251" w:author="minh thư" w:date="2025-08-19T15:47:00Z" w16du:dateUtc="2025-08-19T08:47:00Z">
        <w:r>
          <w:rPr>
            <w:noProof/>
          </w:rPr>
          <w:drawing>
            <wp:anchor distT="0" distB="0" distL="114300" distR="114300" simplePos="0" relativeHeight="251693568" behindDoc="0" locked="0" layoutInCell="1" allowOverlap="1" wp14:anchorId="702811C1" wp14:editId="5AE5B4D5">
              <wp:simplePos x="0" y="0"/>
              <wp:positionH relativeFrom="column">
                <wp:posOffset>333656</wp:posOffset>
              </wp:positionH>
              <wp:positionV relativeFrom="paragraph">
                <wp:posOffset>961995</wp:posOffset>
              </wp:positionV>
              <wp:extent cx="5972175" cy="3733165"/>
              <wp:effectExtent l="0" t="0" r="9525" b="635"/>
              <wp:wrapTopAndBottom/>
              <wp:docPr id="1045227446" name="Picture 18" descr="Thực trạng ô nhiễm không khí tại Việt Nam và giải pháp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ực trạng ô nhiễm không khí tại Việt Nam và giải pháp 20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3733165"/>
                      </a:xfrm>
                      <a:prstGeom prst="rect">
                        <a:avLst/>
                      </a:prstGeom>
                      <a:noFill/>
                      <a:ln>
                        <a:noFill/>
                      </a:ln>
                    </pic:spPr>
                  </pic:pic>
                </a:graphicData>
              </a:graphic>
            </wp:anchor>
          </w:drawing>
        </w:r>
      </w:ins>
      <w:r w:rsidR="00BE3CE8" w:rsidRPr="00BE3CE8">
        <w:t>Qua nghiên cứu, có thể thấy rõ rằng chất lượng không khí tại Hà Nội và TP.HCM đang là vấn đề đáng lo ngại. Hà Nội chịu ảnh hưởng nặng nề hơn với mức PM2.5 thường xuyên vượt ngưỡng cho phép, trong khi TP.HCM tuy ít nghiêm trọng hơn nhưng vẫn tiềm ẩn nhiều nguy cơ.</w:t>
      </w:r>
    </w:p>
    <w:p w14:paraId="5C61283C" w14:textId="280024B3" w:rsidR="00A41B42" w:rsidRPr="00146960" w:rsidRDefault="00DA2498">
      <w:pPr>
        <w:pStyle w:val="Hinh"/>
        <w:jc w:val="center"/>
        <w:pPrChange w:id="1252" w:author="minh thư" w:date="2025-08-19T19:05:00Z" w16du:dateUtc="2025-08-19T12:05:00Z">
          <w:pPr>
            <w:tabs>
              <w:tab w:val="left" w:pos="567"/>
              <w:tab w:val="left" w:pos="4830"/>
            </w:tabs>
            <w:spacing w:line="276" w:lineRule="auto"/>
            <w:ind w:left="360"/>
            <w:jc w:val="both"/>
          </w:pPr>
        </w:pPrChange>
      </w:pPr>
      <w:bookmarkStart w:id="1253" w:name="_Toc206523020"/>
      <w:ins w:id="1254" w:author="minh thư" w:date="2025-08-19T16:50:00Z" w16du:dateUtc="2025-08-19T09:50:00Z">
        <w:r>
          <w:t xml:space="preserve">Hình </w:t>
        </w:r>
      </w:ins>
      <w:ins w:id="1255" w:author="minh thư" w:date="2025-08-19T17:41:00Z" w16du:dateUtc="2025-08-19T10:41:00Z">
        <w:r w:rsidR="00B54435">
          <w:t>26</w:t>
        </w:r>
      </w:ins>
      <w:ins w:id="1256" w:author="minh thư" w:date="2025-08-19T16:50:00Z" w16du:dateUtc="2025-08-19T09:50:00Z">
        <w:r>
          <w:t>: Bụi mịn tiềm ẩn nhiều nguy cơ</w:t>
        </w:r>
      </w:ins>
      <w:bookmarkEnd w:id="1253"/>
    </w:p>
    <w:p w14:paraId="5D494B0A" w14:textId="77777777" w:rsidR="00BE3CE8" w:rsidRPr="00BE3CE8" w:rsidRDefault="00BE3CE8" w:rsidP="00BE3CE8">
      <w:pPr>
        <w:tabs>
          <w:tab w:val="left" w:pos="567"/>
          <w:tab w:val="left" w:pos="4830"/>
        </w:tabs>
        <w:spacing w:line="276" w:lineRule="auto"/>
        <w:ind w:left="360"/>
        <w:jc w:val="both"/>
      </w:pPr>
      <w:r w:rsidRPr="00BE3CE8">
        <w:t>Việc phân tích xu hướng PM2.5 không chỉ có ý nghĩa trong nghiên cứu khoa học, mà còn mang tính thực tiễn cao, hỗ trợ chính quyền trong hoạch định chính sách, đồng thời cung cấp cho cộng đồng thông tin để tự bảo vệ sức khỏe.</w:t>
      </w:r>
    </w:p>
    <w:p w14:paraId="5FD0AF2C" w14:textId="77777777" w:rsidR="00BE3CE8" w:rsidRPr="00BE3CE8" w:rsidRDefault="00BE3CE8" w:rsidP="00BE3CE8">
      <w:pPr>
        <w:tabs>
          <w:tab w:val="left" w:pos="567"/>
          <w:tab w:val="left" w:pos="4830"/>
        </w:tabs>
        <w:spacing w:line="276" w:lineRule="auto"/>
        <w:ind w:left="360"/>
        <w:jc w:val="both"/>
      </w:pPr>
      <w:r w:rsidRPr="00BE3CE8">
        <w:t>Trong bối cảnh biến đổi khí hậu và tốc độ đô thị hóa nhanh chóng, kiểm soát và cải thiện chất lượng không khí cần được xem là một trong những ưu tiên hàng đầu của chính quyền, các tổ chức và người dân.</w:t>
      </w:r>
    </w:p>
    <w:p w14:paraId="0E54FF28" w14:textId="7EAD3FCD" w:rsidR="00BE3CE8" w:rsidRPr="00BE3CE8" w:rsidDel="00911CBE" w:rsidRDefault="00BE3CE8" w:rsidP="00BE3CE8">
      <w:pPr>
        <w:tabs>
          <w:tab w:val="left" w:pos="567"/>
          <w:tab w:val="left" w:pos="4830"/>
        </w:tabs>
        <w:spacing w:line="276" w:lineRule="auto"/>
        <w:ind w:left="360"/>
        <w:jc w:val="both"/>
        <w:rPr>
          <w:del w:id="1257" w:author="minh thư" w:date="2025-08-19T16:02:00Z" w16du:dateUtc="2025-08-19T09:02:00Z"/>
          <w:lang w:val="vi-VN"/>
        </w:rPr>
      </w:pPr>
    </w:p>
    <w:p w14:paraId="604AC2E1" w14:textId="57759B00" w:rsidR="00BE3CE8" w:rsidRPr="00BE3CE8" w:rsidDel="00911CBE" w:rsidRDefault="00BE3CE8" w:rsidP="00BE3CE8">
      <w:pPr>
        <w:tabs>
          <w:tab w:val="left" w:pos="567"/>
          <w:tab w:val="left" w:pos="4830"/>
        </w:tabs>
        <w:spacing w:line="276" w:lineRule="auto"/>
        <w:ind w:left="360"/>
        <w:jc w:val="both"/>
        <w:rPr>
          <w:del w:id="1258" w:author="minh thư" w:date="2025-08-19T16:02:00Z" w16du:dateUtc="2025-08-19T09:02:00Z"/>
          <w:lang w:val="vi-VN"/>
        </w:rPr>
      </w:pPr>
    </w:p>
    <w:p w14:paraId="7D520E80" w14:textId="55C82ED5" w:rsidR="00F522E3" w:rsidRPr="00F522E3" w:rsidDel="00911CBE" w:rsidRDefault="00F522E3" w:rsidP="00F522E3">
      <w:pPr>
        <w:tabs>
          <w:tab w:val="left" w:pos="567"/>
          <w:tab w:val="left" w:pos="4830"/>
        </w:tabs>
        <w:spacing w:line="276" w:lineRule="auto"/>
        <w:jc w:val="both"/>
        <w:rPr>
          <w:del w:id="1259" w:author="minh thư" w:date="2025-08-19T16:02:00Z" w16du:dateUtc="2025-08-19T09:02:00Z"/>
          <w:lang w:val="vi-VN"/>
        </w:rPr>
      </w:pPr>
    </w:p>
    <w:p w14:paraId="54FD4301" w14:textId="7BB9876E" w:rsidR="00F522E3" w:rsidRPr="00BE3CE8" w:rsidDel="00911CBE" w:rsidRDefault="00F522E3" w:rsidP="00F522E3">
      <w:pPr>
        <w:tabs>
          <w:tab w:val="left" w:pos="567"/>
          <w:tab w:val="left" w:pos="4830"/>
        </w:tabs>
        <w:spacing w:line="276" w:lineRule="auto"/>
        <w:jc w:val="both"/>
        <w:rPr>
          <w:del w:id="1260" w:author="minh thư" w:date="2025-08-19T16:02:00Z" w16du:dateUtc="2025-08-19T09:02:00Z"/>
          <w:lang w:val="vi-VN"/>
        </w:rPr>
      </w:pPr>
    </w:p>
    <w:p w14:paraId="34D738D5" w14:textId="178D6FF0" w:rsidR="00F522E3" w:rsidDel="00911CBE" w:rsidRDefault="00F522E3" w:rsidP="00577EBD">
      <w:pPr>
        <w:tabs>
          <w:tab w:val="left" w:pos="567"/>
        </w:tabs>
        <w:ind w:firstLine="284"/>
        <w:jc w:val="center"/>
        <w:rPr>
          <w:del w:id="1261" w:author="minh thư" w:date="2025-08-19T16:02:00Z" w16du:dateUtc="2025-08-19T09:02:00Z"/>
          <w:b/>
          <w:sz w:val="28"/>
          <w:szCs w:val="28"/>
          <w:lang w:val="vi-VN"/>
        </w:rPr>
      </w:pPr>
    </w:p>
    <w:p w14:paraId="53AA2842" w14:textId="71D2549D" w:rsidR="006E2B23" w:rsidRPr="00A56192" w:rsidDel="00911CBE" w:rsidRDefault="00E82E4B" w:rsidP="00577EBD">
      <w:pPr>
        <w:tabs>
          <w:tab w:val="left" w:pos="567"/>
        </w:tabs>
        <w:ind w:firstLine="284"/>
        <w:jc w:val="center"/>
        <w:rPr>
          <w:del w:id="1262" w:author="minh thư" w:date="2025-08-19T16:02:00Z" w16du:dateUtc="2025-08-19T09:02:00Z"/>
          <w:b/>
          <w:sz w:val="28"/>
          <w:szCs w:val="28"/>
        </w:rPr>
      </w:pPr>
      <w:del w:id="1263" w:author="minh thư" w:date="2025-08-19T16:02:00Z" w16du:dateUtc="2025-08-19T09:02:00Z">
        <w:r w:rsidRPr="00A56192" w:rsidDel="00911CBE">
          <w:rPr>
            <w:b/>
            <w:sz w:val="28"/>
            <w:szCs w:val="28"/>
          </w:rPr>
          <w:delText>PHỤ LỤC</w:delText>
        </w:r>
      </w:del>
    </w:p>
    <w:p w14:paraId="41D74AC3" w14:textId="3B0B27B1" w:rsidR="00614351" w:rsidRPr="00911CBE" w:rsidRDefault="00AA54C2" w:rsidP="00614351">
      <w:pPr>
        <w:tabs>
          <w:tab w:val="left" w:pos="567"/>
        </w:tabs>
        <w:ind w:firstLine="284"/>
        <w:jc w:val="center"/>
        <w:rPr>
          <w:lang w:val="vi-VN"/>
          <w:rPrChange w:id="1264" w:author="minh thư" w:date="2025-08-19T16:02:00Z" w16du:dateUtc="2025-08-19T09:02:00Z">
            <w:rPr/>
          </w:rPrChange>
        </w:rPr>
      </w:pPr>
      <w:del w:id="1265" w:author="minh thư" w:date="2025-08-19T16:02:00Z" w16du:dateUtc="2025-08-19T09:02:00Z">
        <w:r w:rsidRPr="00321D03" w:rsidDel="00911CBE">
          <w:delText>(</w:delText>
        </w:r>
        <w:r w:rsidR="00614351" w:rsidDel="00911CBE">
          <w:delText>Đánh số trang riêng</w:delText>
        </w:r>
        <w:r w:rsidRPr="00321D03" w:rsidDel="00911CBE">
          <w:delText>)</w:delText>
        </w:r>
      </w:del>
    </w:p>
    <w:p w14:paraId="7B5BEC0F" w14:textId="77777777" w:rsidR="004317B5" w:rsidRPr="00911CBE" w:rsidRDefault="00823CB4">
      <w:pPr>
        <w:tabs>
          <w:tab w:val="left" w:pos="567"/>
        </w:tabs>
        <w:ind w:firstLine="284"/>
        <w:rPr>
          <w:lang w:val="vi-VN"/>
          <w:rPrChange w:id="1266" w:author="minh thư" w:date="2025-08-19T16:02:00Z" w16du:dateUtc="2025-08-19T09:02:00Z">
            <w:rPr/>
          </w:rPrChange>
        </w:rPr>
        <w:pPrChange w:id="1267" w:author="minh thư" w:date="2025-08-19T16:02:00Z" w16du:dateUtc="2025-08-19T09:02:00Z">
          <w:pPr>
            <w:tabs>
              <w:tab w:val="left" w:pos="567"/>
            </w:tabs>
            <w:ind w:firstLine="284"/>
            <w:jc w:val="center"/>
          </w:pPr>
        </w:pPrChange>
      </w:pPr>
      <w:r>
        <w:br w:type="page"/>
      </w:r>
      <w:del w:id="1268" w:author="minh thư" w:date="2025-08-19T16:02:00Z" w16du:dateUtc="2025-08-19T09:02:00Z">
        <w:r w:rsidR="004317B5" w:rsidRPr="00321D03" w:rsidDel="00911CBE">
          <w:delText>(Mẫu)</w:delText>
        </w:r>
      </w:del>
    </w:p>
    <w:p w14:paraId="107BF7C2" w14:textId="636D1049" w:rsidR="006E2B23" w:rsidRPr="00321D03" w:rsidRDefault="006E2B23">
      <w:pPr>
        <w:pStyle w:val="Heading1"/>
        <w:numPr>
          <w:ilvl w:val="0"/>
          <w:numId w:val="0"/>
        </w:numPr>
        <w:jc w:val="center"/>
        <w:pPrChange w:id="1269" w:author="minh thư" w:date="2025-08-19T19:05:00Z" w16du:dateUtc="2025-08-19T12:05:00Z">
          <w:pPr>
            <w:tabs>
              <w:tab w:val="left" w:pos="567"/>
            </w:tabs>
            <w:ind w:firstLine="284"/>
            <w:jc w:val="center"/>
          </w:pPr>
        </w:pPrChange>
      </w:pPr>
      <w:bookmarkStart w:id="1270" w:name="_Toc206579026"/>
      <w:r w:rsidRPr="00321D03">
        <w:lastRenderedPageBreak/>
        <w:t>DANH MỤC TÀI LIỆU THAM KHẢO</w:t>
      </w:r>
      <w:bookmarkEnd w:id="1270"/>
    </w:p>
    <w:p w14:paraId="7EDC8E23" w14:textId="77777777" w:rsidR="00A2031D" w:rsidRPr="00321D03" w:rsidRDefault="00A2031D" w:rsidP="00FB13FF">
      <w:pPr>
        <w:tabs>
          <w:tab w:val="left" w:pos="567"/>
        </w:tabs>
        <w:ind w:left="720" w:firstLine="284"/>
        <w:rPr>
          <w:b/>
        </w:rPr>
      </w:pPr>
    </w:p>
    <w:p w14:paraId="6E45CB8C" w14:textId="6F4F4F75" w:rsidR="00A2031D" w:rsidRPr="008A0174" w:rsidRDefault="005640EB" w:rsidP="00614351">
      <w:pPr>
        <w:tabs>
          <w:tab w:val="left" w:pos="567"/>
        </w:tabs>
        <w:spacing w:line="360" w:lineRule="auto"/>
        <w:ind w:firstLine="284"/>
        <w:jc w:val="both"/>
        <w:rPr>
          <w:lang w:val="vi-VN"/>
          <w:rPrChange w:id="1271" w:author="minh thư" w:date="2025-08-19T16:26:00Z" w16du:dateUtc="2025-08-19T09:26:00Z">
            <w:rPr/>
          </w:rPrChange>
        </w:rPr>
      </w:pPr>
      <w:r>
        <w:t xml:space="preserve">1. </w:t>
      </w:r>
      <w:ins w:id="1272" w:author="minh thư" w:date="2025-08-19T16:26:00Z" w16du:dateUtc="2025-08-19T09:26:00Z">
        <w:r w:rsidR="008A0174">
          <w:t>Tài</w:t>
        </w:r>
        <w:r w:rsidR="008A0174">
          <w:rPr>
            <w:lang w:val="vi-VN"/>
          </w:rPr>
          <w:t xml:space="preserve"> liệu tham khảo </w:t>
        </w:r>
      </w:ins>
      <w:ins w:id="1273" w:author="minh thư" w:date="2025-08-19T16:27:00Z" w16du:dateUtc="2025-08-19T09:27:00Z">
        <w:r w:rsidR="008A0174">
          <w:rPr>
            <w:lang w:val="vi-VN"/>
          </w:rPr>
          <w:t xml:space="preserve">Th.S Sử Nhật Hạ </w:t>
        </w:r>
      </w:ins>
      <w:del w:id="1274" w:author="minh thư" w:date="2025-08-19T16:26:00Z" w16du:dateUtc="2025-08-19T09:26:00Z">
        <w:r w:rsidDel="008A0174">
          <w:delText xml:space="preserve">Nguyễn Văn An </w:delText>
        </w:r>
        <w:r w:rsidR="00AB46C1" w:rsidRPr="00321D03" w:rsidDel="008A0174">
          <w:delText>(2005)</w:delText>
        </w:r>
        <w:r w:rsidR="00AB46C1" w:rsidRPr="00321D03" w:rsidDel="008A0174">
          <w:rPr>
            <w:i/>
          </w:rPr>
          <w:delText xml:space="preserve">, </w:delText>
        </w:r>
        <w:r w:rsidR="00A2031D" w:rsidRPr="00321D03" w:rsidDel="008A0174">
          <w:rPr>
            <w:i/>
          </w:rPr>
          <w:delText>An cư với lạc nghiệp</w:delText>
        </w:r>
        <w:r w:rsidR="00A2031D" w:rsidRPr="00321D03" w:rsidDel="008A0174">
          <w:delText>, Nhà xuấ</w:delText>
        </w:r>
        <w:r w:rsidR="00AB46C1" w:rsidRPr="00321D03" w:rsidDel="008A0174">
          <w:delText>t bản Văn hóa Thông tin, Hà Nội.</w:delText>
        </w:r>
      </w:del>
    </w:p>
    <w:p w14:paraId="069EBD5D" w14:textId="4FAD4A2B" w:rsidR="00A2031D" w:rsidDel="008A0174" w:rsidRDefault="005640EB" w:rsidP="008A0174">
      <w:pPr>
        <w:tabs>
          <w:tab w:val="left" w:pos="567"/>
        </w:tabs>
        <w:spacing w:line="360" w:lineRule="auto"/>
        <w:ind w:firstLine="284"/>
        <w:jc w:val="both"/>
        <w:rPr>
          <w:del w:id="1275" w:author="minh thư" w:date="2025-08-19T16:27:00Z" w16du:dateUtc="2025-08-19T09:27:00Z"/>
          <w:lang w:val="vi-VN"/>
        </w:rPr>
      </w:pPr>
      <w:r>
        <w:t xml:space="preserve">2. </w:t>
      </w:r>
      <w:ins w:id="1276" w:author="minh thư" w:date="2025-08-19T16:27:00Z" w16du:dateUtc="2025-08-19T09:27:00Z">
        <w:r w:rsidR="008A0174">
          <w:t>Kaggle</w:t>
        </w:r>
        <w:r w:rsidR="008A0174">
          <w:rPr>
            <w:lang w:val="vi-VN"/>
          </w:rPr>
          <w:t xml:space="preserve"> </w:t>
        </w:r>
      </w:ins>
      <w:ins w:id="1277" w:author="minh thư" w:date="2025-08-19T16:28:00Z" w16du:dateUtc="2025-08-19T09:28:00Z">
        <w:r w:rsidR="008A0174">
          <w:rPr>
            <w:lang w:val="vi-VN"/>
          </w:rPr>
          <w:t xml:space="preserve">Air Quanlity Data: </w:t>
        </w:r>
        <w:r w:rsidR="008A0174">
          <w:rPr>
            <w:lang w:val="vi-VN"/>
          </w:rPr>
          <w:fldChar w:fldCharType="begin"/>
        </w:r>
        <w:r w:rsidR="008A0174">
          <w:rPr>
            <w:lang w:val="vi-VN"/>
          </w:rPr>
          <w:instrText>HYPERLINK "</w:instrText>
        </w:r>
        <w:r w:rsidR="008A0174" w:rsidRPr="008A0174">
          <w:rPr>
            <w:lang w:val="vi-VN"/>
          </w:rPr>
          <w:instrText>https://www.kaggle.com</w:instrText>
        </w:r>
        <w:r w:rsidR="008A0174">
          <w:rPr>
            <w:lang w:val="vi-VN"/>
          </w:rPr>
          <w:instrText>"</w:instrText>
        </w:r>
        <w:r w:rsidR="008A0174">
          <w:rPr>
            <w:lang w:val="vi-VN"/>
          </w:rPr>
        </w:r>
        <w:r w:rsidR="008A0174">
          <w:rPr>
            <w:lang w:val="vi-VN"/>
          </w:rPr>
          <w:fldChar w:fldCharType="separate"/>
        </w:r>
        <w:r w:rsidR="008A0174" w:rsidRPr="00394D7B">
          <w:rPr>
            <w:rStyle w:val="Hyperlink"/>
            <w:lang w:val="vi-VN"/>
          </w:rPr>
          <w:t>https://www.kaggle.com</w:t>
        </w:r>
        <w:r w:rsidR="008A0174">
          <w:rPr>
            <w:lang w:val="vi-VN"/>
          </w:rPr>
          <w:fldChar w:fldCharType="end"/>
        </w:r>
      </w:ins>
      <w:del w:id="1278" w:author="minh thư" w:date="2025-08-19T16:27:00Z" w16du:dateUtc="2025-08-19T09:27:00Z">
        <w:r w:rsidDel="008A0174">
          <w:delText xml:space="preserve">Nguyễn Văn </w:delText>
        </w:r>
        <w:r w:rsidR="00AB46C1" w:rsidRPr="00321D03" w:rsidDel="008A0174">
          <w:delText xml:space="preserve">Bằng (2007), </w:delText>
        </w:r>
        <w:r w:rsidR="00A2031D" w:rsidRPr="00321D03" w:rsidDel="008A0174">
          <w:rPr>
            <w:i/>
          </w:rPr>
          <w:delText>Chi tiết máy</w:delText>
        </w:r>
        <w:r w:rsidR="00AB46C1" w:rsidRPr="00321D03" w:rsidDel="008A0174">
          <w:delText xml:space="preserve">, NXB </w:delText>
        </w:r>
        <w:r w:rsidR="008B253D" w:rsidRPr="00321D03" w:rsidDel="008A0174">
          <w:delText xml:space="preserve">Đại học </w:delText>
        </w:r>
        <w:r w:rsidR="00AB46C1" w:rsidRPr="00321D03" w:rsidDel="008A0174">
          <w:delText>bách khoa Hà Nội</w:delText>
        </w:r>
        <w:r w:rsidR="00A2031D" w:rsidRPr="00321D03" w:rsidDel="008A0174">
          <w:delText xml:space="preserve">, </w:delText>
        </w:r>
        <w:r w:rsidR="009D0F51" w:rsidRPr="00321D03" w:rsidDel="008A0174">
          <w:delText>l</w:delText>
        </w:r>
        <w:r w:rsidR="00A2031D" w:rsidRPr="00321D03" w:rsidDel="008A0174">
          <w:delText>ưu hành nội bộ</w:delText>
        </w:r>
        <w:r w:rsidR="00AB46C1" w:rsidRPr="00321D03" w:rsidDel="008A0174">
          <w:delText>.</w:delText>
        </w:r>
      </w:del>
    </w:p>
    <w:p w14:paraId="73F6E839" w14:textId="77777777" w:rsidR="008A0174" w:rsidRDefault="008A0174" w:rsidP="008A0174">
      <w:pPr>
        <w:tabs>
          <w:tab w:val="left" w:pos="567"/>
        </w:tabs>
        <w:spacing w:line="360" w:lineRule="auto"/>
        <w:ind w:firstLine="284"/>
        <w:jc w:val="both"/>
        <w:rPr>
          <w:ins w:id="1279" w:author="minh thư" w:date="2025-08-19T16:28:00Z" w16du:dateUtc="2025-08-19T09:28:00Z"/>
          <w:lang w:val="vi-VN"/>
        </w:rPr>
      </w:pPr>
    </w:p>
    <w:p w14:paraId="45906488" w14:textId="1663DBF9" w:rsidR="008A0174" w:rsidRDefault="008A0174" w:rsidP="008A0174">
      <w:pPr>
        <w:tabs>
          <w:tab w:val="left" w:pos="567"/>
        </w:tabs>
        <w:spacing w:line="360" w:lineRule="auto"/>
        <w:ind w:firstLine="284"/>
        <w:jc w:val="both"/>
        <w:rPr>
          <w:ins w:id="1280" w:author="minh thư" w:date="2025-08-19T16:29:00Z" w16du:dateUtc="2025-08-19T09:29:00Z"/>
          <w:lang w:val="vi-VN"/>
        </w:rPr>
      </w:pPr>
      <w:ins w:id="1281" w:author="minh thư" w:date="2025-08-19T16:28:00Z" w16du:dateUtc="2025-08-19T09:28:00Z">
        <w:r>
          <w:rPr>
            <w:lang w:val="vi-VN"/>
          </w:rPr>
          <w:t xml:space="preserve">3. </w:t>
        </w:r>
      </w:ins>
      <w:ins w:id="1282" w:author="minh thư" w:date="2025-08-19T16:28:00Z">
        <w:r w:rsidRPr="008A0174">
          <w:t xml:space="preserve">IQAir. </w:t>
        </w:r>
        <w:r w:rsidRPr="008A0174">
          <w:rPr>
            <w:rPrChange w:id="1283" w:author="minh thư" w:date="2025-08-19T16:29:00Z" w16du:dateUtc="2025-08-19T09:29:00Z">
              <w:rPr>
                <w:i/>
                <w:iCs/>
              </w:rPr>
            </w:rPrChange>
          </w:rPr>
          <w:t xml:space="preserve">World Air Quality Index – Global Air Quality </w:t>
        </w:r>
      </w:ins>
      <w:ins w:id="1284" w:author="minh thư" w:date="2025-08-19T16:29:00Z" w16du:dateUtc="2025-08-19T09:29:00Z">
        <w:r w:rsidRPr="008A0174">
          <w:rPr>
            <w:rPrChange w:id="1285" w:author="minh thư" w:date="2025-08-19T16:29:00Z" w16du:dateUtc="2025-08-19T09:29:00Z">
              <w:rPr>
                <w:i/>
                <w:iCs/>
              </w:rPr>
            </w:rPrChange>
          </w:rPr>
          <w:t>Data</w:t>
        </w:r>
        <w:r w:rsidRPr="008A0174">
          <w:rPr>
            <w:lang w:val="vi-VN"/>
            <w:rPrChange w:id="1286" w:author="minh thư" w:date="2025-08-19T16:29:00Z" w16du:dateUtc="2025-08-19T09:29:00Z">
              <w:rPr>
                <w:i/>
                <w:iCs/>
                <w:lang w:val="vi-VN"/>
              </w:rPr>
            </w:rPrChange>
          </w:rPr>
          <w:t xml:space="preserve">: </w:t>
        </w:r>
        <w:r>
          <w:rPr>
            <w:lang w:val="vi-VN"/>
          </w:rPr>
          <w:fldChar w:fldCharType="begin"/>
        </w:r>
        <w:r>
          <w:rPr>
            <w:lang w:val="vi-VN"/>
          </w:rPr>
          <w:instrText>HYPERLINK "</w:instrText>
        </w:r>
        <w:r w:rsidRPr="008A0174">
          <w:rPr>
            <w:lang w:val="vi-VN"/>
            <w:rPrChange w:id="1287" w:author="minh thư" w:date="2025-08-19T16:29:00Z" w16du:dateUtc="2025-08-19T09:29:00Z">
              <w:rPr>
                <w:i/>
                <w:iCs/>
                <w:lang w:val="vi-VN"/>
              </w:rPr>
            </w:rPrChange>
          </w:rPr>
          <w:instrText>https://www.iqair.com</w:instrText>
        </w:r>
        <w:r>
          <w:rPr>
            <w:lang w:val="vi-VN"/>
          </w:rPr>
          <w:instrText>"</w:instrText>
        </w:r>
        <w:r>
          <w:rPr>
            <w:lang w:val="vi-VN"/>
          </w:rPr>
        </w:r>
        <w:r>
          <w:rPr>
            <w:lang w:val="vi-VN"/>
          </w:rPr>
          <w:fldChar w:fldCharType="separate"/>
        </w:r>
        <w:r w:rsidRPr="00394D7B">
          <w:rPr>
            <w:rStyle w:val="Hyperlink"/>
            <w:rPrChange w:id="1288" w:author="minh thư" w:date="2025-08-19T16:29:00Z" w16du:dateUtc="2025-08-19T09:29:00Z">
              <w:rPr>
                <w:i/>
                <w:iCs/>
                <w:lang w:val="vi-VN"/>
              </w:rPr>
            </w:rPrChange>
          </w:rPr>
          <w:t>https://www.iqair.com</w:t>
        </w:r>
        <w:r>
          <w:rPr>
            <w:lang w:val="vi-VN"/>
          </w:rPr>
          <w:fldChar w:fldCharType="end"/>
        </w:r>
      </w:ins>
    </w:p>
    <w:p w14:paraId="634ADD7B" w14:textId="561513D5" w:rsidR="008A0174" w:rsidRDefault="008A0174" w:rsidP="008A0174">
      <w:pPr>
        <w:tabs>
          <w:tab w:val="left" w:pos="567"/>
        </w:tabs>
        <w:spacing w:line="360" w:lineRule="auto"/>
        <w:ind w:firstLine="284"/>
        <w:jc w:val="both"/>
        <w:rPr>
          <w:ins w:id="1289" w:author="minh thư" w:date="2025-08-19T16:31:00Z" w16du:dateUtc="2025-08-19T09:31:00Z"/>
          <w:lang w:val="vi-VN"/>
        </w:rPr>
      </w:pPr>
      <w:ins w:id="1290" w:author="minh thư" w:date="2025-08-19T16:29:00Z" w16du:dateUtc="2025-08-19T09:29:00Z">
        <w:r>
          <w:rPr>
            <w:lang w:val="vi-VN"/>
          </w:rPr>
          <w:t xml:space="preserve">4. </w:t>
        </w:r>
      </w:ins>
      <w:ins w:id="1291" w:author="minh thư" w:date="2025-08-19T16:30:00Z">
        <w:r w:rsidRPr="008A0174">
          <w:t>World Health Organization (WHO)</w:t>
        </w:r>
      </w:ins>
      <w:ins w:id="1292" w:author="minh thư" w:date="2025-08-19T16:30:00Z" w16du:dateUtc="2025-08-19T09:30:00Z">
        <w:r w:rsidRPr="008A0174">
          <w:t xml:space="preserve"> </w:t>
        </w:r>
      </w:ins>
      <w:ins w:id="1293" w:author="minh thư" w:date="2025-08-19T16:30:00Z">
        <w:r w:rsidRPr="008A0174">
          <w:t xml:space="preserve">. </w:t>
        </w:r>
        <w:r w:rsidRPr="008A0174">
          <w:rPr>
            <w:rPrChange w:id="1294" w:author="minh thư" w:date="2025-08-19T16:30:00Z" w16du:dateUtc="2025-08-19T09:30:00Z">
              <w:rPr>
                <w:i/>
                <w:iCs/>
              </w:rPr>
            </w:rPrChange>
          </w:rPr>
          <w:t>Ambient (outdoor) air pollution</w:t>
        </w:r>
        <w:r w:rsidRPr="008A0174">
          <w:t>.</w:t>
        </w:r>
      </w:ins>
    </w:p>
    <w:p w14:paraId="2033C659" w14:textId="5C029391" w:rsidR="008A0174" w:rsidRDefault="008A0174" w:rsidP="008A0174">
      <w:pPr>
        <w:tabs>
          <w:tab w:val="left" w:pos="567"/>
        </w:tabs>
        <w:spacing w:line="360" w:lineRule="auto"/>
        <w:ind w:firstLine="284"/>
        <w:jc w:val="both"/>
        <w:rPr>
          <w:ins w:id="1295" w:author="minh thư" w:date="2025-08-19T16:32:00Z" w16du:dateUtc="2025-08-19T09:32:00Z"/>
          <w:lang w:val="vi-VN"/>
        </w:rPr>
      </w:pPr>
      <w:ins w:id="1296" w:author="minh thư" w:date="2025-08-19T16:31:00Z" w16du:dateUtc="2025-08-19T09:31:00Z">
        <w:r>
          <w:rPr>
            <w:lang w:val="vi-VN"/>
          </w:rPr>
          <w:tab/>
        </w:r>
        <w:r>
          <w:rPr>
            <w:lang w:val="vi-VN"/>
          </w:rPr>
          <w:fldChar w:fldCharType="begin"/>
        </w:r>
        <w:r>
          <w:rPr>
            <w:lang w:val="vi-VN"/>
          </w:rPr>
          <w:instrText>HYPERLINK "</w:instrText>
        </w:r>
        <w:r w:rsidRPr="008A0174">
          <w:rPr>
            <w:rPrChange w:id="1297" w:author="minh thư" w:date="2025-08-19T16:31:00Z" w16du:dateUtc="2025-08-19T09:31:00Z">
              <w:rPr>
                <w:rStyle w:val="Hyperlink"/>
                <w:lang w:val="vi-VN"/>
              </w:rPr>
            </w:rPrChange>
          </w:rPr>
          <w:instrText>https://www.who.int/news-room/fact-sheets/detail/ambient-(outdoor)-air-quality-and-health</w:instrText>
        </w:r>
        <w:r>
          <w:rPr>
            <w:lang w:val="vi-VN"/>
          </w:rPr>
          <w:instrText>"</w:instrText>
        </w:r>
        <w:r>
          <w:rPr>
            <w:lang w:val="vi-VN"/>
          </w:rPr>
        </w:r>
        <w:r>
          <w:rPr>
            <w:lang w:val="vi-VN"/>
          </w:rPr>
          <w:fldChar w:fldCharType="separate"/>
        </w:r>
        <w:r w:rsidRPr="008A0174">
          <w:rPr>
            <w:rStyle w:val="Hyperlink"/>
            <w:lang w:val="vi-VN"/>
          </w:rPr>
          <w:t>https://www.who.int/news-room/fact-sheets/detail/ambient-(outdoor)-air-quality-and-health</w:t>
        </w:r>
        <w:r>
          <w:rPr>
            <w:lang w:val="vi-VN"/>
          </w:rPr>
          <w:fldChar w:fldCharType="end"/>
        </w:r>
      </w:ins>
    </w:p>
    <w:p w14:paraId="58415AEA" w14:textId="2A597938" w:rsidR="008A0174" w:rsidRDefault="008A0174" w:rsidP="008A0174">
      <w:pPr>
        <w:tabs>
          <w:tab w:val="left" w:pos="567"/>
        </w:tabs>
        <w:spacing w:line="360" w:lineRule="auto"/>
        <w:ind w:firstLine="284"/>
        <w:jc w:val="both"/>
        <w:rPr>
          <w:ins w:id="1298" w:author="minh thư" w:date="2025-08-19T16:33:00Z" w16du:dateUtc="2025-08-19T09:33:00Z"/>
          <w:lang w:val="vi-VN"/>
        </w:rPr>
      </w:pPr>
      <w:ins w:id="1299" w:author="minh thư" w:date="2025-08-19T16:32:00Z" w16du:dateUtc="2025-08-19T09:32:00Z">
        <w:r>
          <w:rPr>
            <w:lang w:val="vi-VN"/>
          </w:rPr>
          <w:t xml:space="preserve">5. </w:t>
        </w:r>
      </w:ins>
      <w:ins w:id="1300" w:author="minh thư" w:date="2025-08-19T16:32:00Z">
        <w:r w:rsidRPr="008A0174">
          <w:rPr>
            <w:rPrChange w:id="1301" w:author="minh thư" w:date="2025-08-19T16:32:00Z" w16du:dateUtc="2025-08-19T09:32:00Z">
              <w:rPr>
                <w:b/>
                <w:bCs/>
              </w:rPr>
            </w:rPrChange>
          </w:rPr>
          <w:t>Tạp chí Môi trường Việt Nam</w:t>
        </w:r>
        <w:r w:rsidRPr="008A0174">
          <w:t xml:space="preserve">. </w:t>
        </w:r>
        <w:r w:rsidRPr="008A0174">
          <w:rPr>
            <w:rPrChange w:id="1302" w:author="minh thư" w:date="2025-08-19T16:32:00Z" w16du:dateUtc="2025-08-19T09:32:00Z">
              <w:rPr>
                <w:i/>
                <w:iCs/>
              </w:rPr>
            </w:rPrChange>
          </w:rPr>
          <w:t>Thực trạng ô nhiễm không khí tại Việt Nam</w:t>
        </w:r>
      </w:ins>
    </w:p>
    <w:p w14:paraId="04FDA3CA" w14:textId="0AE3C0E2" w:rsidR="008A0174" w:rsidRDefault="008A0174" w:rsidP="008A0174">
      <w:pPr>
        <w:tabs>
          <w:tab w:val="left" w:pos="567"/>
        </w:tabs>
        <w:spacing w:line="360" w:lineRule="auto"/>
        <w:ind w:firstLine="284"/>
        <w:jc w:val="both"/>
        <w:rPr>
          <w:ins w:id="1303" w:author="minh thư" w:date="2025-08-19T16:33:00Z" w16du:dateUtc="2025-08-19T09:33:00Z"/>
          <w:lang w:val="vi-VN"/>
        </w:rPr>
      </w:pPr>
      <w:ins w:id="1304" w:author="minh thư" w:date="2025-08-19T16:33:00Z" w16du:dateUtc="2025-08-19T09:33:00Z">
        <w:r>
          <w:rPr>
            <w:lang w:val="vi-VN"/>
          </w:rPr>
          <w:fldChar w:fldCharType="begin"/>
        </w:r>
        <w:r>
          <w:rPr>
            <w:lang w:val="vi-VN"/>
          </w:rPr>
          <w:instrText>HYPERLINK "</w:instrText>
        </w:r>
        <w:r w:rsidRPr="008A0174">
          <w:rPr>
            <w:lang w:val="vi-VN"/>
          </w:rPr>
          <w:instrText>https://tapchimoitruong.vn/muv/dien-dan--trao-doi-21/thuc-trang-o-nhiem-khong-khi-tai-viet-nam-nguyen-nhan-giai-phap-va-de-xuat-kien-nghi-32324?utm_source=chatgpt.com</w:instrText>
        </w:r>
        <w:r>
          <w:rPr>
            <w:lang w:val="vi-VN"/>
          </w:rPr>
          <w:instrText>"</w:instrText>
        </w:r>
        <w:r>
          <w:rPr>
            <w:lang w:val="vi-VN"/>
          </w:rPr>
        </w:r>
        <w:r>
          <w:rPr>
            <w:lang w:val="vi-VN"/>
          </w:rPr>
          <w:fldChar w:fldCharType="separate"/>
        </w:r>
        <w:r w:rsidRPr="00394D7B">
          <w:rPr>
            <w:rStyle w:val="Hyperlink"/>
            <w:lang w:val="vi-VN"/>
          </w:rPr>
          <w:t>https://tapchimoitruong.vn/muv/dien-dan--trao-doi-21/thuc-trang-o-nhiem-khong-khi-tai-viet-nam-nguyen-nhan-giai-phap-va-de-xuat-kien-nghi-32324?</w:t>
        </w:r>
        <w:r>
          <w:rPr>
            <w:lang w:val="vi-VN"/>
          </w:rPr>
          <w:fldChar w:fldCharType="end"/>
        </w:r>
        <w:r>
          <w:rPr>
            <w:lang w:val="vi-VN"/>
          </w:rPr>
          <w:t xml:space="preserve"> </w:t>
        </w:r>
      </w:ins>
    </w:p>
    <w:p w14:paraId="06DF1CE9" w14:textId="163D9DB2" w:rsidR="008A0174" w:rsidRDefault="008A0174" w:rsidP="008A0174">
      <w:pPr>
        <w:tabs>
          <w:tab w:val="left" w:pos="567"/>
        </w:tabs>
        <w:spacing w:line="360" w:lineRule="auto"/>
        <w:ind w:firstLine="284"/>
        <w:jc w:val="both"/>
        <w:rPr>
          <w:ins w:id="1305" w:author="minh thư" w:date="2025-08-19T16:33:00Z" w16du:dateUtc="2025-08-19T09:33:00Z"/>
          <w:lang w:val="vi-VN"/>
        </w:rPr>
      </w:pPr>
      <w:ins w:id="1306" w:author="minh thư" w:date="2025-08-19T16:33:00Z" w16du:dateUtc="2025-08-19T09:33:00Z">
        <w:r w:rsidRPr="008A0174">
          <w:rPr>
            <w:lang w:val="vi-VN"/>
          </w:rPr>
          <w:t xml:space="preserve">6. </w:t>
        </w:r>
      </w:ins>
      <w:ins w:id="1307" w:author="minh thư" w:date="2025-08-19T16:33:00Z">
        <w:r w:rsidRPr="008A0174">
          <w:rPr>
            <w:rPrChange w:id="1308" w:author="minh thư" w:date="2025-08-19T16:33:00Z" w16du:dateUtc="2025-08-19T09:33:00Z">
              <w:rPr>
                <w:b/>
                <w:bCs/>
              </w:rPr>
            </w:rPrChange>
          </w:rPr>
          <w:t>Nông thôn &amp; Phát triển.</w:t>
        </w:r>
        <w:r w:rsidRPr="008A0174">
          <w:t xml:space="preserve"> </w:t>
        </w:r>
        <w:r w:rsidRPr="008A0174">
          <w:rPr>
            <w:rPrChange w:id="1309" w:author="minh thư" w:date="2025-08-19T16:33:00Z" w16du:dateUtc="2025-08-19T09:33:00Z">
              <w:rPr>
                <w:i/>
                <w:iCs/>
              </w:rPr>
            </w:rPrChange>
          </w:rPr>
          <w:t>Hiện trạng bụi PM₂₅ và tác động sức khỏe tại Việt Nam</w:t>
        </w:r>
      </w:ins>
    </w:p>
    <w:p w14:paraId="6C380B1D" w14:textId="5343C799" w:rsidR="008A0174" w:rsidRDefault="008A0174" w:rsidP="008A0174">
      <w:pPr>
        <w:tabs>
          <w:tab w:val="left" w:pos="567"/>
        </w:tabs>
        <w:spacing w:line="360" w:lineRule="auto"/>
        <w:ind w:firstLine="284"/>
        <w:jc w:val="both"/>
        <w:rPr>
          <w:ins w:id="1310" w:author="minh thư" w:date="2025-08-19T16:33:00Z" w16du:dateUtc="2025-08-19T09:33:00Z"/>
          <w:lang w:val="vi-VN"/>
        </w:rPr>
      </w:pPr>
      <w:ins w:id="1311" w:author="minh thư" w:date="2025-08-19T16:33:00Z" w16du:dateUtc="2025-08-19T09:33:00Z">
        <w:r>
          <w:rPr>
            <w:lang w:val="vi-VN"/>
          </w:rPr>
          <w:fldChar w:fldCharType="begin"/>
        </w:r>
        <w:r>
          <w:rPr>
            <w:lang w:val="vi-VN"/>
          </w:rPr>
          <w:instrText>HYPERLINK "</w:instrText>
        </w:r>
        <w:r w:rsidRPr="008A0174">
          <w:rPr>
            <w:lang w:val="vi-VN"/>
          </w:rPr>
          <w:instrText>https://nongthonvaphattrien.vn/hien-trang-bui-pm25-va-tac-dong-suc-khoe-tai-viet-nam-a3389.html?utm_source=chatgpt.com</w:instrText>
        </w:r>
        <w:r>
          <w:rPr>
            <w:lang w:val="vi-VN"/>
          </w:rPr>
          <w:instrText>"</w:instrText>
        </w:r>
        <w:r>
          <w:rPr>
            <w:lang w:val="vi-VN"/>
          </w:rPr>
        </w:r>
        <w:r>
          <w:rPr>
            <w:lang w:val="vi-VN"/>
          </w:rPr>
          <w:fldChar w:fldCharType="separate"/>
        </w:r>
        <w:r w:rsidRPr="00394D7B">
          <w:rPr>
            <w:rStyle w:val="Hyperlink"/>
            <w:lang w:val="vi-VN"/>
          </w:rPr>
          <w:t>https://nongthonvaphattrien.vn/hien-trang-bui-pm25-va-tac-dong-suc-khoe-tai-viet-nam-a3389.html?</w:t>
        </w:r>
        <w:r>
          <w:rPr>
            <w:lang w:val="vi-VN"/>
          </w:rPr>
          <w:fldChar w:fldCharType="end"/>
        </w:r>
      </w:ins>
      <w:ins w:id="1312" w:author="minh thư" w:date="2025-08-19T16:34:00Z" w16du:dateUtc="2025-08-19T09:34:00Z">
        <w:r>
          <w:rPr>
            <w:lang w:val="vi-VN"/>
          </w:rPr>
          <w:t xml:space="preserve"> </w:t>
        </w:r>
      </w:ins>
    </w:p>
    <w:p w14:paraId="39174854" w14:textId="77777777" w:rsidR="008A0174" w:rsidRPr="008A0174" w:rsidRDefault="008A0174" w:rsidP="008A0174">
      <w:pPr>
        <w:tabs>
          <w:tab w:val="left" w:pos="567"/>
        </w:tabs>
        <w:spacing w:line="360" w:lineRule="auto"/>
        <w:ind w:firstLine="284"/>
        <w:jc w:val="both"/>
        <w:rPr>
          <w:ins w:id="1313" w:author="minh thư" w:date="2025-08-19T16:31:00Z" w16du:dateUtc="2025-08-19T09:31:00Z"/>
          <w:lang w:val="vi-VN"/>
        </w:rPr>
      </w:pPr>
    </w:p>
    <w:p w14:paraId="1584DE7A" w14:textId="77777777" w:rsidR="008A0174" w:rsidRPr="008A0174" w:rsidRDefault="008A0174" w:rsidP="008A0174">
      <w:pPr>
        <w:tabs>
          <w:tab w:val="left" w:pos="567"/>
        </w:tabs>
        <w:spacing w:line="360" w:lineRule="auto"/>
        <w:ind w:firstLine="284"/>
        <w:jc w:val="both"/>
        <w:rPr>
          <w:ins w:id="1314" w:author="minh thư" w:date="2025-08-19T16:29:00Z" w16du:dateUtc="2025-08-19T09:29:00Z"/>
          <w:lang w:val="vi-VN"/>
          <w:rPrChange w:id="1315" w:author="minh thư" w:date="2025-08-19T16:31:00Z" w16du:dateUtc="2025-08-19T09:31:00Z">
            <w:rPr>
              <w:ins w:id="1316" w:author="minh thư" w:date="2025-08-19T16:29:00Z" w16du:dateUtc="2025-08-19T09:29:00Z"/>
              <w:i/>
              <w:iCs/>
              <w:lang w:val="vi-VN"/>
            </w:rPr>
          </w:rPrChange>
        </w:rPr>
      </w:pPr>
    </w:p>
    <w:p w14:paraId="4468C56C" w14:textId="77777777" w:rsidR="008A0174" w:rsidRPr="008A0174" w:rsidRDefault="008A0174" w:rsidP="008A0174">
      <w:pPr>
        <w:tabs>
          <w:tab w:val="left" w:pos="567"/>
        </w:tabs>
        <w:spacing w:line="360" w:lineRule="auto"/>
        <w:ind w:firstLine="284"/>
        <w:jc w:val="both"/>
        <w:rPr>
          <w:ins w:id="1317" w:author="minh thư" w:date="2025-08-19T16:28:00Z" w16du:dateUtc="2025-08-19T09:28:00Z"/>
          <w:lang w:val="vi-VN"/>
          <w:rPrChange w:id="1318" w:author="minh thư" w:date="2025-08-19T16:29:00Z" w16du:dateUtc="2025-08-19T09:29:00Z">
            <w:rPr>
              <w:ins w:id="1319" w:author="minh thư" w:date="2025-08-19T16:28:00Z" w16du:dateUtc="2025-08-19T09:28:00Z"/>
            </w:rPr>
          </w:rPrChange>
        </w:rPr>
      </w:pPr>
    </w:p>
    <w:p w14:paraId="12D343DF" w14:textId="6A74985C" w:rsidR="00F830DF" w:rsidRPr="00321D03" w:rsidRDefault="00F830DF">
      <w:pPr>
        <w:tabs>
          <w:tab w:val="left" w:pos="567"/>
        </w:tabs>
        <w:spacing w:line="360" w:lineRule="auto"/>
        <w:ind w:firstLine="284"/>
        <w:jc w:val="both"/>
        <w:pPrChange w:id="1320" w:author="minh thư" w:date="2025-08-19T16:27:00Z" w16du:dateUtc="2025-08-19T09:27:00Z">
          <w:pPr>
            <w:tabs>
              <w:tab w:val="left" w:pos="567"/>
            </w:tabs>
            <w:spacing w:line="360" w:lineRule="auto"/>
            <w:ind w:left="720" w:firstLine="284"/>
            <w:jc w:val="both"/>
          </w:pPr>
        </w:pPrChange>
      </w:pPr>
      <w:del w:id="1321" w:author="minh thư" w:date="2025-08-19T16:27:00Z" w16du:dateUtc="2025-08-19T09:27:00Z">
        <w:r w:rsidRPr="00321D03" w:rsidDel="008A0174">
          <w:delText>……………….</w:delText>
        </w:r>
      </w:del>
    </w:p>
    <w:p w14:paraId="4DDF867F" w14:textId="77777777" w:rsidR="00F830DF" w:rsidRPr="00321D03" w:rsidRDefault="00F830DF" w:rsidP="00FB13FF">
      <w:pPr>
        <w:tabs>
          <w:tab w:val="left" w:pos="567"/>
        </w:tabs>
        <w:ind w:left="720" w:firstLine="284"/>
        <w:jc w:val="both"/>
      </w:pPr>
    </w:p>
    <w:p w14:paraId="133790BA" w14:textId="77777777" w:rsidR="00F830DF" w:rsidRPr="00321D03" w:rsidRDefault="00F830DF" w:rsidP="00FB13FF">
      <w:pPr>
        <w:tabs>
          <w:tab w:val="left" w:pos="567"/>
        </w:tabs>
        <w:ind w:left="720" w:firstLine="284"/>
        <w:jc w:val="both"/>
      </w:pPr>
    </w:p>
    <w:p w14:paraId="55B7FA33" w14:textId="70077724" w:rsidR="00F830DF" w:rsidRPr="00321D03" w:rsidDel="008A0174" w:rsidRDefault="00F830DF" w:rsidP="00FB13FF">
      <w:pPr>
        <w:tabs>
          <w:tab w:val="left" w:pos="567"/>
        </w:tabs>
        <w:ind w:left="720" w:firstLine="284"/>
        <w:jc w:val="both"/>
        <w:rPr>
          <w:del w:id="1322" w:author="minh thư" w:date="2025-08-19T16:31:00Z" w16du:dateUtc="2025-08-19T09:31:00Z"/>
          <w:b/>
        </w:rPr>
      </w:pPr>
      <w:del w:id="1323" w:author="minh thư" w:date="2025-08-19T16:31:00Z" w16du:dateUtc="2025-08-19T09:31:00Z">
        <w:r w:rsidRPr="00321D03" w:rsidDel="008A0174">
          <w:rPr>
            <w:b/>
          </w:rPr>
          <w:delText>Ghi chú:</w:delText>
        </w:r>
      </w:del>
    </w:p>
    <w:p w14:paraId="0E064D13" w14:textId="2B1805B1" w:rsidR="00F830DF" w:rsidRPr="00321D03" w:rsidDel="008A0174" w:rsidRDefault="00F830DF" w:rsidP="00577EBD">
      <w:pPr>
        <w:numPr>
          <w:ilvl w:val="0"/>
          <w:numId w:val="1"/>
        </w:numPr>
        <w:tabs>
          <w:tab w:val="clear" w:pos="1080"/>
          <w:tab w:val="left" w:pos="567"/>
        </w:tabs>
        <w:spacing w:line="360" w:lineRule="auto"/>
        <w:ind w:left="0" w:firstLine="284"/>
        <w:jc w:val="both"/>
        <w:rPr>
          <w:del w:id="1324" w:author="minh thư" w:date="2025-08-19T16:31:00Z" w16du:dateUtc="2025-08-19T09:31:00Z"/>
        </w:rPr>
      </w:pPr>
      <w:del w:id="1325" w:author="minh thư" w:date="2025-08-19T16:31:00Z" w16du:dateUtc="2025-08-19T09:31:00Z">
        <w:r w:rsidRPr="00321D03" w:rsidDel="008A0174">
          <w:delText>Danh mục tài liệu tham khảo</w:delText>
        </w:r>
        <w:r w:rsidR="00F35104" w:rsidRPr="00321D03" w:rsidDel="008A0174">
          <w:delText xml:space="preserve"> tiếng việt</w:delText>
        </w:r>
        <w:r w:rsidRPr="00321D03" w:rsidDel="008A0174">
          <w:delText xml:space="preserve"> phải xếp theo abc tên</w:delText>
        </w:r>
        <w:r w:rsidR="00AB46C1" w:rsidRPr="00321D03" w:rsidDel="008A0174">
          <w:delText xml:space="preserve"> tác giả, năm xuất bản, tên tài liệu, nơi </w:delText>
        </w:r>
        <w:r w:rsidRPr="00321D03" w:rsidDel="008A0174">
          <w:delText>phát hành</w:delText>
        </w:r>
      </w:del>
    </w:p>
    <w:p w14:paraId="22C77D83" w14:textId="18E01549" w:rsidR="00F35104" w:rsidRPr="00321D03" w:rsidDel="008A0174" w:rsidRDefault="00F35104" w:rsidP="00577EBD">
      <w:pPr>
        <w:numPr>
          <w:ilvl w:val="0"/>
          <w:numId w:val="1"/>
        </w:numPr>
        <w:tabs>
          <w:tab w:val="clear" w:pos="1080"/>
          <w:tab w:val="left" w:pos="567"/>
        </w:tabs>
        <w:spacing w:line="360" w:lineRule="auto"/>
        <w:ind w:left="0" w:firstLine="284"/>
        <w:jc w:val="both"/>
        <w:rPr>
          <w:del w:id="1326" w:author="minh thư" w:date="2025-08-19T16:31:00Z" w16du:dateUtc="2025-08-19T09:31:00Z"/>
        </w:rPr>
      </w:pPr>
      <w:del w:id="1327" w:author="minh thư" w:date="2025-08-19T16:31:00Z" w16du:dateUtc="2025-08-19T09:31:00Z">
        <w:r w:rsidRPr="00321D03" w:rsidDel="008A0174">
          <w:delText>Danh mục tài liệu tham khảo tiếng anh xếp theo tên họ và vần ABC tên tác giả, năm xuất bản, tên tài liệu, nơi phát hành</w:delText>
        </w:r>
      </w:del>
    </w:p>
    <w:p w14:paraId="5A26D97D" w14:textId="1DEEB2C4" w:rsidR="00F35104" w:rsidRPr="00321D03" w:rsidDel="008A0174" w:rsidRDefault="00F35104" w:rsidP="00577EBD">
      <w:pPr>
        <w:numPr>
          <w:ilvl w:val="0"/>
          <w:numId w:val="1"/>
        </w:numPr>
        <w:tabs>
          <w:tab w:val="clear" w:pos="1080"/>
          <w:tab w:val="left" w:pos="567"/>
        </w:tabs>
        <w:spacing w:line="360" w:lineRule="auto"/>
        <w:ind w:left="0" w:firstLine="284"/>
        <w:jc w:val="both"/>
        <w:rPr>
          <w:del w:id="1328" w:author="minh thư" w:date="2025-08-19T16:31:00Z" w16du:dateUtc="2025-08-19T09:31:00Z"/>
        </w:rPr>
      </w:pPr>
      <w:del w:id="1329" w:author="minh thư" w:date="2025-08-19T16:31:00Z" w16du:dateUtc="2025-08-19T09:31:00Z">
        <w:r w:rsidRPr="00321D03" w:rsidDel="008A0174">
          <w:delText>Danh mục tài liệu tham khảo trên internet</w:delText>
        </w:r>
        <w:r w:rsidR="008D1DFF" w:rsidRPr="00321D03" w:rsidDel="008A0174">
          <w:delText xml:space="preserve"> tên tác giả, năm xuất bản, tên tài liệu, nơi phát hành và đường liên kết (link) ngày , tháng, năm truy cập;</w:delText>
        </w:r>
      </w:del>
    </w:p>
    <w:p w14:paraId="1F727484" w14:textId="41F4999B" w:rsidR="004F63CE" w:rsidRPr="00321D03" w:rsidDel="008A0174" w:rsidRDefault="004F63CE" w:rsidP="00577EBD">
      <w:pPr>
        <w:numPr>
          <w:ilvl w:val="0"/>
          <w:numId w:val="1"/>
        </w:numPr>
        <w:tabs>
          <w:tab w:val="clear" w:pos="1080"/>
          <w:tab w:val="left" w:pos="567"/>
        </w:tabs>
        <w:spacing w:line="360" w:lineRule="auto"/>
        <w:ind w:left="0" w:firstLine="284"/>
        <w:jc w:val="both"/>
        <w:rPr>
          <w:del w:id="1330" w:author="minh thư" w:date="2025-08-19T16:31:00Z" w16du:dateUtc="2025-08-19T09:31:00Z"/>
          <w:b/>
        </w:rPr>
      </w:pPr>
      <w:del w:id="1331" w:author="minh thư" w:date="2025-08-19T16:31:00Z" w16du:dateUtc="2025-08-19T09:31:00Z">
        <w:r w:rsidRPr="00321D03" w:rsidDel="008A0174">
          <w:rPr>
            <w:b/>
          </w:rPr>
          <w:delText>Danh mục tài liệu tham khảo xếp cuối cùng, sau các trang phụ lục</w:delText>
        </w:r>
      </w:del>
    </w:p>
    <w:p w14:paraId="04ECB935" w14:textId="77777777" w:rsidR="00F830DF" w:rsidRPr="00321D03" w:rsidRDefault="00F830DF" w:rsidP="00577EBD">
      <w:pPr>
        <w:tabs>
          <w:tab w:val="left" w:pos="567"/>
        </w:tabs>
        <w:spacing w:line="360" w:lineRule="auto"/>
        <w:ind w:left="720" w:firstLine="284"/>
        <w:jc w:val="both"/>
      </w:pPr>
    </w:p>
    <w:sectPr w:rsidR="00F830DF" w:rsidRPr="00321D03" w:rsidSect="00AC4786">
      <w:footerReference w:type="default" r:id="rId3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8DD3" w14:textId="77777777" w:rsidR="00A362A9" w:rsidRDefault="00A362A9">
      <w:r>
        <w:separator/>
      </w:r>
    </w:p>
  </w:endnote>
  <w:endnote w:type="continuationSeparator" w:id="0">
    <w:p w14:paraId="0AD06728" w14:textId="77777777" w:rsidR="00A362A9" w:rsidRDefault="00A3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DBB4" w14:textId="77777777" w:rsidR="004A1994" w:rsidRDefault="004A1994" w:rsidP="00AC4786">
    <w:pPr>
      <w:pStyle w:val="Footer"/>
      <w:jc w:val="right"/>
    </w:pPr>
    <w:r>
      <w:fldChar w:fldCharType="begin"/>
    </w:r>
    <w:r>
      <w:instrText xml:space="preserve"> PAGE   \* MERGEFORMAT </w:instrText>
    </w:r>
    <w:r>
      <w:fldChar w:fldCharType="separate"/>
    </w:r>
    <w:r w:rsidR="007137FE">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0F43" w14:textId="77777777" w:rsidR="00AC4786" w:rsidRPr="00AC4786" w:rsidRDefault="00AC4786" w:rsidP="00AC4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CBB1"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46B6" w14:textId="77777777" w:rsidR="00A362A9" w:rsidRDefault="00A362A9">
      <w:r>
        <w:separator/>
      </w:r>
    </w:p>
  </w:footnote>
  <w:footnote w:type="continuationSeparator" w:id="0">
    <w:p w14:paraId="2E9EE90C" w14:textId="77777777" w:rsidR="00A362A9" w:rsidRDefault="00A36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97E"/>
    <w:multiLevelType w:val="multilevel"/>
    <w:tmpl w:val="BF3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8FA"/>
    <w:multiLevelType w:val="hybridMultilevel"/>
    <w:tmpl w:val="DB6A3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7445B7"/>
    <w:multiLevelType w:val="multilevel"/>
    <w:tmpl w:val="A776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7240D"/>
    <w:multiLevelType w:val="multilevel"/>
    <w:tmpl w:val="958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70206"/>
    <w:multiLevelType w:val="multilevel"/>
    <w:tmpl w:val="B8F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F047F"/>
    <w:multiLevelType w:val="hybridMultilevel"/>
    <w:tmpl w:val="7AB0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066A09"/>
    <w:multiLevelType w:val="multilevel"/>
    <w:tmpl w:val="310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F0564"/>
    <w:multiLevelType w:val="multilevel"/>
    <w:tmpl w:val="FAC8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B30BD"/>
    <w:multiLevelType w:val="multilevel"/>
    <w:tmpl w:val="DE18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F629F"/>
    <w:multiLevelType w:val="multilevel"/>
    <w:tmpl w:val="6BD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247D1"/>
    <w:multiLevelType w:val="multilevel"/>
    <w:tmpl w:val="B1F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07CC3"/>
    <w:multiLevelType w:val="hybridMultilevel"/>
    <w:tmpl w:val="3ACCF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80DD5"/>
    <w:multiLevelType w:val="multilevel"/>
    <w:tmpl w:val="CC2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66895"/>
    <w:multiLevelType w:val="hybridMultilevel"/>
    <w:tmpl w:val="B106A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9A06A9"/>
    <w:multiLevelType w:val="multilevel"/>
    <w:tmpl w:val="6356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72D8E"/>
    <w:multiLevelType w:val="multilevel"/>
    <w:tmpl w:val="A4EE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51236C"/>
    <w:multiLevelType w:val="multilevel"/>
    <w:tmpl w:val="462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10E55"/>
    <w:multiLevelType w:val="hybridMultilevel"/>
    <w:tmpl w:val="77486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31349E"/>
    <w:multiLevelType w:val="hybridMultilevel"/>
    <w:tmpl w:val="9886C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D6564F2"/>
    <w:multiLevelType w:val="multilevel"/>
    <w:tmpl w:val="D2D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77992"/>
    <w:multiLevelType w:val="multilevel"/>
    <w:tmpl w:val="38E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27F052C0"/>
    <w:multiLevelType w:val="multilevel"/>
    <w:tmpl w:val="BFD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A6BB7"/>
    <w:multiLevelType w:val="multilevel"/>
    <w:tmpl w:val="284A6BB7"/>
    <w:lvl w:ilvl="0">
      <w:start w:val="1"/>
      <w:numFmt w:val="decimal"/>
      <w:pStyle w:val="Heading1"/>
      <w:suff w:val="space"/>
      <w:lvlText w:val="CHƯƠNG %1. "/>
      <w:lvlJc w:val="left"/>
      <w:pPr>
        <w:ind w:left="5246"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pStyle w:val="Heading4"/>
      <w:suff w:val="space"/>
      <w:lvlText w:val="%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6" w15:restartNumberingAfterBreak="0">
    <w:nsid w:val="2A217615"/>
    <w:multiLevelType w:val="multilevel"/>
    <w:tmpl w:val="8FC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A2FFE"/>
    <w:multiLevelType w:val="multilevel"/>
    <w:tmpl w:val="B9884BC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8" w15:restartNumberingAfterBreak="0">
    <w:nsid w:val="304E4B2A"/>
    <w:multiLevelType w:val="hybridMultilevel"/>
    <w:tmpl w:val="84D6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1550F5"/>
    <w:multiLevelType w:val="multilevel"/>
    <w:tmpl w:val="3C98F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52C5B"/>
    <w:multiLevelType w:val="multilevel"/>
    <w:tmpl w:val="9AE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471D3"/>
    <w:multiLevelType w:val="multilevel"/>
    <w:tmpl w:val="05085BD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2" w15:restartNumberingAfterBreak="0">
    <w:nsid w:val="45B03EF1"/>
    <w:multiLevelType w:val="multilevel"/>
    <w:tmpl w:val="ED90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B2A66"/>
    <w:multiLevelType w:val="multilevel"/>
    <w:tmpl w:val="975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93754"/>
    <w:multiLevelType w:val="multilevel"/>
    <w:tmpl w:val="8290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D548B"/>
    <w:multiLevelType w:val="multilevel"/>
    <w:tmpl w:val="4F1D548B"/>
    <w:lvl w:ilvl="0">
      <w:start w:val="1"/>
      <w:numFmt w:val="decimal"/>
      <w:lvlText w:val="%1."/>
      <w:lvlJc w:val="left"/>
      <w:pPr>
        <w:ind w:left="864"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36" w15:restartNumberingAfterBreak="0">
    <w:nsid w:val="54377724"/>
    <w:multiLevelType w:val="hybridMultilevel"/>
    <w:tmpl w:val="07BA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F50D10"/>
    <w:multiLevelType w:val="multilevel"/>
    <w:tmpl w:val="C8422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920C33"/>
    <w:multiLevelType w:val="hybridMultilevel"/>
    <w:tmpl w:val="77742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4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620D57B8"/>
    <w:multiLevelType w:val="multilevel"/>
    <w:tmpl w:val="F94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83D52"/>
    <w:multiLevelType w:val="multilevel"/>
    <w:tmpl w:val="700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11E94"/>
    <w:multiLevelType w:val="multilevel"/>
    <w:tmpl w:val="A4A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9128E"/>
    <w:multiLevelType w:val="multilevel"/>
    <w:tmpl w:val="E4EA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F28B0"/>
    <w:multiLevelType w:val="multilevel"/>
    <w:tmpl w:val="2BF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72E00"/>
    <w:multiLevelType w:val="multilevel"/>
    <w:tmpl w:val="F9E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2FA2EF1"/>
    <w:multiLevelType w:val="multilevel"/>
    <w:tmpl w:val="356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D387F"/>
    <w:multiLevelType w:val="multilevel"/>
    <w:tmpl w:val="2B92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F0EA9"/>
    <w:multiLevelType w:val="multilevel"/>
    <w:tmpl w:val="332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7E5C00"/>
    <w:multiLevelType w:val="multilevel"/>
    <w:tmpl w:val="7D8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B5F0D"/>
    <w:multiLevelType w:val="multilevel"/>
    <w:tmpl w:val="64A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2137C"/>
    <w:multiLevelType w:val="hybridMultilevel"/>
    <w:tmpl w:val="B2C84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8C125E"/>
    <w:multiLevelType w:val="multilevel"/>
    <w:tmpl w:val="8C9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011932"/>
    <w:multiLevelType w:val="hybridMultilevel"/>
    <w:tmpl w:val="7A2C7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8528770">
    <w:abstractNumId w:val="41"/>
  </w:num>
  <w:num w:numId="2" w16cid:durableId="1481849079">
    <w:abstractNumId w:val="7"/>
  </w:num>
  <w:num w:numId="3" w16cid:durableId="673534743">
    <w:abstractNumId w:val="23"/>
  </w:num>
  <w:num w:numId="4" w16cid:durableId="2024084536">
    <w:abstractNumId w:val="48"/>
  </w:num>
  <w:num w:numId="5" w16cid:durableId="1648778364">
    <w:abstractNumId w:val="39"/>
  </w:num>
  <w:num w:numId="6" w16cid:durableId="1557014243">
    <w:abstractNumId w:val="40"/>
  </w:num>
  <w:num w:numId="7" w16cid:durableId="1193567334">
    <w:abstractNumId w:val="2"/>
  </w:num>
  <w:num w:numId="8" w16cid:durableId="1101989777">
    <w:abstractNumId w:val="25"/>
  </w:num>
  <w:num w:numId="9" w16cid:durableId="1157308957">
    <w:abstractNumId w:val="35"/>
  </w:num>
  <w:num w:numId="10" w16cid:durableId="875628931">
    <w:abstractNumId w:val="45"/>
  </w:num>
  <w:num w:numId="11" w16cid:durableId="401567677">
    <w:abstractNumId w:val="27"/>
  </w:num>
  <w:num w:numId="12" w16cid:durableId="52504614">
    <w:abstractNumId w:val="31"/>
  </w:num>
  <w:num w:numId="13" w16cid:durableId="1850483200">
    <w:abstractNumId w:val="19"/>
  </w:num>
  <w:num w:numId="14" w16cid:durableId="2005862052">
    <w:abstractNumId w:val="0"/>
  </w:num>
  <w:num w:numId="15" w16cid:durableId="2142069286">
    <w:abstractNumId w:val="16"/>
  </w:num>
  <w:num w:numId="16" w16cid:durableId="1925142182">
    <w:abstractNumId w:val="3"/>
  </w:num>
  <w:num w:numId="17" w16cid:durableId="1734699662">
    <w:abstractNumId w:val="43"/>
  </w:num>
  <w:num w:numId="18" w16cid:durableId="1746956614">
    <w:abstractNumId w:val="22"/>
  </w:num>
  <w:num w:numId="19" w16cid:durableId="37779186">
    <w:abstractNumId w:val="29"/>
  </w:num>
  <w:num w:numId="20" w16cid:durableId="1387028659">
    <w:abstractNumId w:val="34"/>
  </w:num>
  <w:num w:numId="21" w16cid:durableId="98259142">
    <w:abstractNumId w:val="9"/>
  </w:num>
  <w:num w:numId="22" w16cid:durableId="964850719">
    <w:abstractNumId w:val="10"/>
  </w:num>
  <w:num w:numId="23" w16cid:durableId="1100681193">
    <w:abstractNumId w:val="11"/>
  </w:num>
  <w:num w:numId="24" w16cid:durableId="1123426454">
    <w:abstractNumId w:val="37"/>
  </w:num>
  <w:num w:numId="25" w16cid:durableId="1001353370">
    <w:abstractNumId w:val="42"/>
  </w:num>
  <w:num w:numId="26" w16cid:durableId="693575106">
    <w:abstractNumId w:val="14"/>
  </w:num>
  <w:num w:numId="27" w16cid:durableId="1518346201">
    <w:abstractNumId w:val="26"/>
  </w:num>
  <w:num w:numId="28" w16cid:durableId="1112016044">
    <w:abstractNumId w:val="55"/>
  </w:num>
  <w:num w:numId="29" w16cid:durableId="1050157237">
    <w:abstractNumId w:val="33"/>
  </w:num>
  <w:num w:numId="30" w16cid:durableId="177742848">
    <w:abstractNumId w:val="4"/>
  </w:num>
  <w:num w:numId="31" w16cid:durableId="1840579398">
    <w:abstractNumId w:val="17"/>
  </w:num>
  <w:num w:numId="32" w16cid:durableId="523372629">
    <w:abstractNumId w:val="12"/>
  </w:num>
  <w:num w:numId="33" w16cid:durableId="1116678151">
    <w:abstractNumId w:val="5"/>
  </w:num>
  <w:num w:numId="34" w16cid:durableId="463037301">
    <w:abstractNumId w:val="36"/>
  </w:num>
  <w:num w:numId="35" w16cid:durableId="916016229">
    <w:abstractNumId w:val="1"/>
  </w:num>
  <w:num w:numId="36" w16cid:durableId="792677157">
    <w:abstractNumId w:val="56"/>
  </w:num>
  <w:num w:numId="37" w16cid:durableId="669648156">
    <w:abstractNumId w:val="21"/>
  </w:num>
  <w:num w:numId="38" w16cid:durableId="522788419">
    <w:abstractNumId w:val="32"/>
  </w:num>
  <w:num w:numId="39" w16cid:durableId="47412541">
    <w:abstractNumId w:val="6"/>
  </w:num>
  <w:num w:numId="40" w16cid:durableId="599995244">
    <w:abstractNumId w:val="30"/>
  </w:num>
  <w:num w:numId="41" w16cid:durableId="179979614">
    <w:abstractNumId w:val="8"/>
  </w:num>
  <w:num w:numId="42" w16cid:durableId="785344268">
    <w:abstractNumId w:val="13"/>
  </w:num>
  <w:num w:numId="43" w16cid:durableId="367680127">
    <w:abstractNumId w:val="15"/>
  </w:num>
  <w:num w:numId="44" w16cid:durableId="71320574">
    <w:abstractNumId w:val="47"/>
  </w:num>
  <w:num w:numId="45" w16cid:durableId="1705325964">
    <w:abstractNumId w:val="54"/>
  </w:num>
  <w:num w:numId="46" w16cid:durableId="1358434070">
    <w:abstractNumId w:val="50"/>
  </w:num>
  <w:num w:numId="47" w16cid:durableId="258677969">
    <w:abstractNumId w:val="28"/>
  </w:num>
  <w:num w:numId="48" w16cid:durableId="331445751">
    <w:abstractNumId w:val="51"/>
  </w:num>
  <w:num w:numId="49" w16cid:durableId="1163937851">
    <w:abstractNumId w:val="38"/>
  </w:num>
  <w:num w:numId="50" w16cid:durableId="163975182">
    <w:abstractNumId w:val="20"/>
  </w:num>
  <w:num w:numId="51" w16cid:durableId="642122732">
    <w:abstractNumId w:val="46"/>
  </w:num>
  <w:num w:numId="52" w16cid:durableId="2058310141">
    <w:abstractNumId w:val="52"/>
  </w:num>
  <w:num w:numId="53" w16cid:durableId="1647472392">
    <w:abstractNumId w:val="49"/>
  </w:num>
  <w:num w:numId="54" w16cid:durableId="1968466181">
    <w:abstractNumId w:val="44"/>
  </w:num>
  <w:num w:numId="55" w16cid:durableId="1743873795">
    <w:abstractNumId w:val="24"/>
  </w:num>
  <w:num w:numId="56" w16cid:durableId="1264917106">
    <w:abstractNumId w:val="18"/>
  </w:num>
  <w:num w:numId="57" w16cid:durableId="576745142">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 thư">
    <w15:presenceInfo w15:providerId="Windows Live" w15:userId="cfa611dffbb2bd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0646C"/>
    <w:rsid w:val="00010F1A"/>
    <w:rsid w:val="00011B3B"/>
    <w:rsid w:val="000216D2"/>
    <w:rsid w:val="00026046"/>
    <w:rsid w:val="00040DB6"/>
    <w:rsid w:val="00045404"/>
    <w:rsid w:val="00046DC4"/>
    <w:rsid w:val="00050DF5"/>
    <w:rsid w:val="000546B8"/>
    <w:rsid w:val="000630B1"/>
    <w:rsid w:val="00064072"/>
    <w:rsid w:val="000718BE"/>
    <w:rsid w:val="00072F41"/>
    <w:rsid w:val="00083B0C"/>
    <w:rsid w:val="00086DE4"/>
    <w:rsid w:val="000918D7"/>
    <w:rsid w:val="00093010"/>
    <w:rsid w:val="00097365"/>
    <w:rsid w:val="000A4AB6"/>
    <w:rsid w:val="000A688B"/>
    <w:rsid w:val="000B3FCC"/>
    <w:rsid w:val="000B4ACB"/>
    <w:rsid w:val="000B56C4"/>
    <w:rsid w:val="000C1705"/>
    <w:rsid w:val="000C1BE0"/>
    <w:rsid w:val="000C6543"/>
    <w:rsid w:val="000D3326"/>
    <w:rsid w:val="000E798E"/>
    <w:rsid w:val="000F2A55"/>
    <w:rsid w:val="001104BA"/>
    <w:rsid w:val="00116DB9"/>
    <w:rsid w:val="0012397D"/>
    <w:rsid w:val="00124015"/>
    <w:rsid w:val="0013101D"/>
    <w:rsid w:val="001342DB"/>
    <w:rsid w:val="001448A1"/>
    <w:rsid w:val="00145CB0"/>
    <w:rsid w:val="00146960"/>
    <w:rsid w:val="00151A69"/>
    <w:rsid w:val="001539A3"/>
    <w:rsid w:val="00165664"/>
    <w:rsid w:val="001659D4"/>
    <w:rsid w:val="00166062"/>
    <w:rsid w:val="00173D1C"/>
    <w:rsid w:val="0018066E"/>
    <w:rsid w:val="00182052"/>
    <w:rsid w:val="00183470"/>
    <w:rsid w:val="00186694"/>
    <w:rsid w:val="00186BA6"/>
    <w:rsid w:val="0018745E"/>
    <w:rsid w:val="00192743"/>
    <w:rsid w:val="00196824"/>
    <w:rsid w:val="001A5902"/>
    <w:rsid w:val="001B1850"/>
    <w:rsid w:val="001C0F32"/>
    <w:rsid w:val="001C2BD0"/>
    <w:rsid w:val="001D051F"/>
    <w:rsid w:val="001D0C43"/>
    <w:rsid w:val="001D6D55"/>
    <w:rsid w:val="001E4904"/>
    <w:rsid w:val="001F1E0D"/>
    <w:rsid w:val="001F362F"/>
    <w:rsid w:val="001F59BC"/>
    <w:rsid w:val="00201E2E"/>
    <w:rsid w:val="00211B5F"/>
    <w:rsid w:val="00221F53"/>
    <w:rsid w:val="00233F98"/>
    <w:rsid w:val="002350F4"/>
    <w:rsid w:val="00241FE4"/>
    <w:rsid w:val="00244352"/>
    <w:rsid w:val="00252659"/>
    <w:rsid w:val="002543AF"/>
    <w:rsid w:val="00260B0A"/>
    <w:rsid w:val="00265457"/>
    <w:rsid w:val="00274ACE"/>
    <w:rsid w:val="00275516"/>
    <w:rsid w:val="00275BEC"/>
    <w:rsid w:val="00295FCD"/>
    <w:rsid w:val="00296B25"/>
    <w:rsid w:val="00297FC7"/>
    <w:rsid w:val="002B1FED"/>
    <w:rsid w:val="002B358F"/>
    <w:rsid w:val="002B6292"/>
    <w:rsid w:val="002D04E3"/>
    <w:rsid w:val="002D0D41"/>
    <w:rsid w:val="002D293B"/>
    <w:rsid w:val="002D50DB"/>
    <w:rsid w:val="002F00E2"/>
    <w:rsid w:val="002F28CB"/>
    <w:rsid w:val="002F2C53"/>
    <w:rsid w:val="002F4046"/>
    <w:rsid w:val="002F5172"/>
    <w:rsid w:val="00304E43"/>
    <w:rsid w:val="003067BB"/>
    <w:rsid w:val="00310913"/>
    <w:rsid w:val="00321D03"/>
    <w:rsid w:val="00325322"/>
    <w:rsid w:val="00327F36"/>
    <w:rsid w:val="00330472"/>
    <w:rsid w:val="00344F67"/>
    <w:rsid w:val="0035226A"/>
    <w:rsid w:val="003537E4"/>
    <w:rsid w:val="00360D48"/>
    <w:rsid w:val="0036387F"/>
    <w:rsid w:val="00364A4B"/>
    <w:rsid w:val="00367552"/>
    <w:rsid w:val="00381E7E"/>
    <w:rsid w:val="0039370B"/>
    <w:rsid w:val="003948F5"/>
    <w:rsid w:val="003A3224"/>
    <w:rsid w:val="003A7DB5"/>
    <w:rsid w:val="003C5E92"/>
    <w:rsid w:val="003E4D50"/>
    <w:rsid w:val="003E5E3F"/>
    <w:rsid w:val="003F3FBB"/>
    <w:rsid w:val="00406BB7"/>
    <w:rsid w:val="00413B01"/>
    <w:rsid w:val="004317B5"/>
    <w:rsid w:val="00440923"/>
    <w:rsid w:val="004458BA"/>
    <w:rsid w:val="0044688B"/>
    <w:rsid w:val="00462FBE"/>
    <w:rsid w:val="004645E8"/>
    <w:rsid w:val="0046528D"/>
    <w:rsid w:val="00466BD6"/>
    <w:rsid w:val="0047317D"/>
    <w:rsid w:val="004877C8"/>
    <w:rsid w:val="004903A9"/>
    <w:rsid w:val="004977B8"/>
    <w:rsid w:val="004A1994"/>
    <w:rsid w:val="004B24CE"/>
    <w:rsid w:val="004B40DD"/>
    <w:rsid w:val="004C5C81"/>
    <w:rsid w:val="004E2699"/>
    <w:rsid w:val="004E4BB6"/>
    <w:rsid w:val="004F0471"/>
    <w:rsid w:val="004F2503"/>
    <w:rsid w:val="004F5076"/>
    <w:rsid w:val="004F63CE"/>
    <w:rsid w:val="0050482A"/>
    <w:rsid w:val="00505A1C"/>
    <w:rsid w:val="005062CF"/>
    <w:rsid w:val="00506ED0"/>
    <w:rsid w:val="00515887"/>
    <w:rsid w:val="00526ED5"/>
    <w:rsid w:val="00533F45"/>
    <w:rsid w:val="00557B31"/>
    <w:rsid w:val="00557C9E"/>
    <w:rsid w:val="005638CB"/>
    <w:rsid w:val="005640EB"/>
    <w:rsid w:val="005729C5"/>
    <w:rsid w:val="00576430"/>
    <w:rsid w:val="00576B34"/>
    <w:rsid w:val="00577A59"/>
    <w:rsid w:val="00577EBD"/>
    <w:rsid w:val="00597829"/>
    <w:rsid w:val="005A2864"/>
    <w:rsid w:val="005A7C1F"/>
    <w:rsid w:val="005C3BAF"/>
    <w:rsid w:val="005D19BC"/>
    <w:rsid w:val="005F2FCD"/>
    <w:rsid w:val="005F4A5A"/>
    <w:rsid w:val="005F65EF"/>
    <w:rsid w:val="00602355"/>
    <w:rsid w:val="00607A69"/>
    <w:rsid w:val="00614351"/>
    <w:rsid w:val="006143E7"/>
    <w:rsid w:val="00620B0B"/>
    <w:rsid w:val="006337FD"/>
    <w:rsid w:val="00635FA6"/>
    <w:rsid w:val="00654448"/>
    <w:rsid w:val="0066044B"/>
    <w:rsid w:val="00661488"/>
    <w:rsid w:val="0066414F"/>
    <w:rsid w:val="006737A1"/>
    <w:rsid w:val="006741E2"/>
    <w:rsid w:val="0068538D"/>
    <w:rsid w:val="00695ECF"/>
    <w:rsid w:val="006A62C9"/>
    <w:rsid w:val="006A7D8F"/>
    <w:rsid w:val="006D0632"/>
    <w:rsid w:val="006E2B23"/>
    <w:rsid w:val="006E3AE5"/>
    <w:rsid w:val="006E680D"/>
    <w:rsid w:val="006F56A0"/>
    <w:rsid w:val="0070649A"/>
    <w:rsid w:val="007137FE"/>
    <w:rsid w:val="00724C70"/>
    <w:rsid w:val="007265F8"/>
    <w:rsid w:val="00735267"/>
    <w:rsid w:val="00735D0D"/>
    <w:rsid w:val="00742D1F"/>
    <w:rsid w:val="00745EA3"/>
    <w:rsid w:val="00750A4A"/>
    <w:rsid w:val="0075235E"/>
    <w:rsid w:val="007542C4"/>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E3A9C"/>
    <w:rsid w:val="007F1C1D"/>
    <w:rsid w:val="007F5623"/>
    <w:rsid w:val="00802B9D"/>
    <w:rsid w:val="00803758"/>
    <w:rsid w:val="00810174"/>
    <w:rsid w:val="008171B4"/>
    <w:rsid w:val="0082027B"/>
    <w:rsid w:val="008215C4"/>
    <w:rsid w:val="00821B45"/>
    <w:rsid w:val="00823CB4"/>
    <w:rsid w:val="00835E05"/>
    <w:rsid w:val="00844A47"/>
    <w:rsid w:val="00844CC6"/>
    <w:rsid w:val="0085172B"/>
    <w:rsid w:val="00852736"/>
    <w:rsid w:val="00853F23"/>
    <w:rsid w:val="00856C97"/>
    <w:rsid w:val="00857214"/>
    <w:rsid w:val="008602BD"/>
    <w:rsid w:val="00861B0C"/>
    <w:rsid w:val="00880C51"/>
    <w:rsid w:val="00887BCD"/>
    <w:rsid w:val="008921BA"/>
    <w:rsid w:val="008A0174"/>
    <w:rsid w:val="008A2C36"/>
    <w:rsid w:val="008A79C8"/>
    <w:rsid w:val="008B2031"/>
    <w:rsid w:val="008B253D"/>
    <w:rsid w:val="008B4E8D"/>
    <w:rsid w:val="008B7719"/>
    <w:rsid w:val="008C4FE6"/>
    <w:rsid w:val="008D1A19"/>
    <w:rsid w:val="008D1DFF"/>
    <w:rsid w:val="008D347E"/>
    <w:rsid w:val="008D7DF6"/>
    <w:rsid w:val="008E04DC"/>
    <w:rsid w:val="008E276A"/>
    <w:rsid w:val="008F7406"/>
    <w:rsid w:val="0091172B"/>
    <w:rsid w:val="00911CBE"/>
    <w:rsid w:val="00911F84"/>
    <w:rsid w:val="00914272"/>
    <w:rsid w:val="00920803"/>
    <w:rsid w:val="0093730C"/>
    <w:rsid w:val="00942F9C"/>
    <w:rsid w:val="00943FA8"/>
    <w:rsid w:val="009600A4"/>
    <w:rsid w:val="0097209D"/>
    <w:rsid w:val="00975076"/>
    <w:rsid w:val="0097533E"/>
    <w:rsid w:val="00976CF0"/>
    <w:rsid w:val="0098279A"/>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46B5"/>
    <w:rsid w:val="00A2031D"/>
    <w:rsid w:val="00A206CA"/>
    <w:rsid w:val="00A22C7F"/>
    <w:rsid w:val="00A311C3"/>
    <w:rsid w:val="00A349DE"/>
    <w:rsid w:val="00A362A9"/>
    <w:rsid w:val="00A41B42"/>
    <w:rsid w:val="00A47DAC"/>
    <w:rsid w:val="00A52460"/>
    <w:rsid w:val="00A56192"/>
    <w:rsid w:val="00A57105"/>
    <w:rsid w:val="00A62378"/>
    <w:rsid w:val="00A71F1A"/>
    <w:rsid w:val="00A76E5E"/>
    <w:rsid w:val="00A91740"/>
    <w:rsid w:val="00AA279B"/>
    <w:rsid w:val="00AA54C2"/>
    <w:rsid w:val="00AB46C1"/>
    <w:rsid w:val="00AC4786"/>
    <w:rsid w:val="00AD382D"/>
    <w:rsid w:val="00AF082F"/>
    <w:rsid w:val="00B00CE7"/>
    <w:rsid w:val="00B05657"/>
    <w:rsid w:val="00B115DC"/>
    <w:rsid w:val="00B14F29"/>
    <w:rsid w:val="00B2062E"/>
    <w:rsid w:val="00B20EFE"/>
    <w:rsid w:val="00B2151C"/>
    <w:rsid w:val="00B37583"/>
    <w:rsid w:val="00B42B6A"/>
    <w:rsid w:val="00B518C7"/>
    <w:rsid w:val="00B54240"/>
    <w:rsid w:val="00B54435"/>
    <w:rsid w:val="00B561EC"/>
    <w:rsid w:val="00B5753C"/>
    <w:rsid w:val="00B63315"/>
    <w:rsid w:val="00B743B6"/>
    <w:rsid w:val="00B76ADF"/>
    <w:rsid w:val="00B82BD4"/>
    <w:rsid w:val="00B8690D"/>
    <w:rsid w:val="00B91004"/>
    <w:rsid w:val="00B93909"/>
    <w:rsid w:val="00BA5A3F"/>
    <w:rsid w:val="00BA68A6"/>
    <w:rsid w:val="00BB2886"/>
    <w:rsid w:val="00BC3E83"/>
    <w:rsid w:val="00BC4832"/>
    <w:rsid w:val="00BC52F2"/>
    <w:rsid w:val="00BD556D"/>
    <w:rsid w:val="00BD6C56"/>
    <w:rsid w:val="00BD77C1"/>
    <w:rsid w:val="00BE3A61"/>
    <w:rsid w:val="00BE3CE8"/>
    <w:rsid w:val="00C006EE"/>
    <w:rsid w:val="00C0683C"/>
    <w:rsid w:val="00C15D5D"/>
    <w:rsid w:val="00C25799"/>
    <w:rsid w:val="00C260AF"/>
    <w:rsid w:val="00C262C9"/>
    <w:rsid w:val="00C3162A"/>
    <w:rsid w:val="00C3258C"/>
    <w:rsid w:val="00C50701"/>
    <w:rsid w:val="00C65AD4"/>
    <w:rsid w:val="00C661B1"/>
    <w:rsid w:val="00C866FB"/>
    <w:rsid w:val="00C91DC2"/>
    <w:rsid w:val="00C923A5"/>
    <w:rsid w:val="00C96C02"/>
    <w:rsid w:val="00C97C09"/>
    <w:rsid w:val="00C97F18"/>
    <w:rsid w:val="00CA3D5C"/>
    <w:rsid w:val="00CB56A1"/>
    <w:rsid w:val="00CC0CE7"/>
    <w:rsid w:val="00CC24C2"/>
    <w:rsid w:val="00CD300A"/>
    <w:rsid w:val="00D01419"/>
    <w:rsid w:val="00D05D64"/>
    <w:rsid w:val="00D22F4E"/>
    <w:rsid w:val="00D3242D"/>
    <w:rsid w:val="00D344A1"/>
    <w:rsid w:val="00D35281"/>
    <w:rsid w:val="00D46AA3"/>
    <w:rsid w:val="00D47600"/>
    <w:rsid w:val="00D53AD2"/>
    <w:rsid w:val="00D5557B"/>
    <w:rsid w:val="00D575D7"/>
    <w:rsid w:val="00D61647"/>
    <w:rsid w:val="00D64217"/>
    <w:rsid w:val="00D70051"/>
    <w:rsid w:val="00D70735"/>
    <w:rsid w:val="00D77088"/>
    <w:rsid w:val="00D81077"/>
    <w:rsid w:val="00D8460A"/>
    <w:rsid w:val="00D940B0"/>
    <w:rsid w:val="00D957E3"/>
    <w:rsid w:val="00DA2498"/>
    <w:rsid w:val="00DA54DA"/>
    <w:rsid w:val="00DB5FBD"/>
    <w:rsid w:val="00DC3FF2"/>
    <w:rsid w:val="00DC4810"/>
    <w:rsid w:val="00DC70F1"/>
    <w:rsid w:val="00DE37ED"/>
    <w:rsid w:val="00DF0E2A"/>
    <w:rsid w:val="00DF3367"/>
    <w:rsid w:val="00DF75FA"/>
    <w:rsid w:val="00DF7F7C"/>
    <w:rsid w:val="00E0033B"/>
    <w:rsid w:val="00E05487"/>
    <w:rsid w:val="00E16B3C"/>
    <w:rsid w:val="00E21CDD"/>
    <w:rsid w:val="00E310C0"/>
    <w:rsid w:val="00E40C1C"/>
    <w:rsid w:val="00E43F22"/>
    <w:rsid w:val="00E47174"/>
    <w:rsid w:val="00E55AB8"/>
    <w:rsid w:val="00E57B3A"/>
    <w:rsid w:val="00E61604"/>
    <w:rsid w:val="00E65785"/>
    <w:rsid w:val="00E66A9E"/>
    <w:rsid w:val="00E675D5"/>
    <w:rsid w:val="00E739B2"/>
    <w:rsid w:val="00E82E4B"/>
    <w:rsid w:val="00E83295"/>
    <w:rsid w:val="00E9310F"/>
    <w:rsid w:val="00EA0416"/>
    <w:rsid w:val="00EA15ED"/>
    <w:rsid w:val="00EB3113"/>
    <w:rsid w:val="00EB61FC"/>
    <w:rsid w:val="00EC0575"/>
    <w:rsid w:val="00EE1B41"/>
    <w:rsid w:val="00EE77C4"/>
    <w:rsid w:val="00EF4645"/>
    <w:rsid w:val="00EF4BE8"/>
    <w:rsid w:val="00F034A8"/>
    <w:rsid w:val="00F058E7"/>
    <w:rsid w:val="00F06FD7"/>
    <w:rsid w:val="00F306DE"/>
    <w:rsid w:val="00F333B2"/>
    <w:rsid w:val="00F33D46"/>
    <w:rsid w:val="00F3433B"/>
    <w:rsid w:val="00F35104"/>
    <w:rsid w:val="00F4326B"/>
    <w:rsid w:val="00F522E3"/>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085A"/>
    <w:rsid w:val="00FB13FF"/>
    <w:rsid w:val="00FB66AB"/>
    <w:rsid w:val="00FC5968"/>
    <w:rsid w:val="00FD137C"/>
    <w:rsid w:val="00FD2167"/>
    <w:rsid w:val="00FE6001"/>
    <w:rsid w:val="00FE7837"/>
    <w:rsid w:val="00FF3CCA"/>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FC755"/>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link w:val="Heading1Char"/>
    <w:uiPriority w:val="1"/>
    <w:qFormat/>
    <w:rsid w:val="00E66A9E"/>
    <w:pPr>
      <w:widowControl w:val="0"/>
      <w:numPr>
        <w:numId w:val="8"/>
      </w:numPr>
      <w:autoSpaceDE w:val="0"/>
      <w:autoSpaceDN w:val="0"/>
      <w:spacing w:before="120" w:after="120"/>
      <w:ind w:left="0"/>
      <w:outlineLvl w:val="0"/>
    </w:pPr>
    <w:rPr>
      <w:b/>
      <w:bCs/>
      <w:color w:val="000000" w:themeColor="text1"/>
      <w:sz w:val="32"/>
      <w:szCs w:val="28"/>
    </w:rPr>
  </w:style>
  <w:style w:type="paragraph" w:styleId="Heading2">
    <w:name w:val="heading 2"/>
    <w:basedOn w:val="Normal"/>
    <w:next w:val="Normal"/>
    <w:link w:val="Heading2Char"/>
    <w:uiPriority w:val="9"/>
    <w:semiHidden/>
    <w:unhideWhenUsed/>
    <w:qFormat/>
    <w:rsid w:val="00735D0D"/>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next w:val="Normal"/>
    <w:link w:val="Heading3Char"/>
    <w:autoRedefine/>
    <w:uiPriority w:val="9"/>
    <w:unhideWhenUsed/>
    <w:qFormat/>
    <w:rsid w:val="00406BB7"/>
    <w:pPr>
      <w:keepNext/>
      <w:keepLines/>
      <w:widowControl w:val="0"/>
      <w:autoSpaceDE w:val="0"/>
      <w:autoSpaceDN w:val="0"/>
      <w:outlineLvl w:val="2"/>
      <w:pPrChange w:id="0" w:author="minh thư" w:date="2025-08-19T19:03:00Z">
        <w:pPr>
          <w:keepNext/>
          <w:keepLines/>
          <w:widowControl w:val="0"/>
          <w:numPr>
            <w:ilvl w:val="2"/>
            <w:numId w:val="8"/>
          </w:numPr>
          <w:autoSpaceDE w:val="0"/>
          <w:autoSpaceDN w:val="0"/>
          <w:outlineLvl w:val="2"/>
        </w:pPr>
      </w:pPrChange>
    </w:pPr>
    <w:rPr>
      <w:rFonts w:eastAsiaTheme="majorEastAsia" w:cstheme="majorBidi"/>
      <w:b/>
      <w:bCs/>
      <w:color w:val="000000" w:themeColor="text1"/>
      <w:sz w:val="26"/>
      <w:szCs w:val="26"/>
      <w:lang w:val="vi-VN"/>
      <w:rPrChange w:id="0" w:author="minh thư" w:date="2025-08-19T19:03:00Z">
        <w:rPr>
          <w:rFonts w:eastAsiaTheme="majorEastAsia" w:cstheme="majorBidi"/>
          <w:b/>
          <w:color w:val="000000" w:themeColor="text1"/>
          <w:sz w:val="28"/>
          <w:szCs w:val="24"/>
          <w:lang w:val="en-US" w:eastAsia="en-US" w:bidi="ar-SA"/>
        </w:rPr>
      </w:rPrChange>
    </w:rPr>
  </w:style>
  <w:style w:type="paragraph" w:styleId="Heading4">
    <w:name w:val="heading 4"/>
    <w:basedOn w:val="Normal"/>
    <w:next w:val="Normal"/>
    <w:link w:val="Heading4Char"/>
    <w:uiPriority w:val="9"/>
    <w:unhideWhenUsed/>
    <w:qFormat/>
    <w:rsid w:val="00E66A9E"/>
    <w:pPr>
      <w:keepNext/>
      <w:keepLines/>
      <w:widowControl w:val="0"/>
      <w:numPr>
        <w:ilvl w:val="3"/>
        <w:numId w:val="8"/>
      </w:numPr>
      <w:autoSpaceDE w:val="0"/>
      <w:autoSpaceDN w:val="0"/>
      <w:spacing w:before="40" w:line="360" w:lineRule="auto"/>
      <w:outlineLvl w:val="3"/>
    </w:pPr>
    <w:rPr>
      <w:rFonts w:eastAsiaTheme="majorEastAsia" w:cstheme="majorBidi"/>
      <w:b/>
      <w:iCs/>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1"/>
    <w:rsid w:val="00E66A9E"/>
    <w:rPr>
      <w:b/>
      <w:bCs/>
      <w:color w:val="000000" w:themeColor="text1"/>
      <w:sz w:val="32"/>
      <w:szCs w:val="28"/>
    </w:rPr>
  </w:style>
  <w:style w:type="character" w:customStyle="1" w:styleId="Heading3Char">
    <w:name w:val="Heading 3 Char"/>
    <w:basedOn w:val="DefaultParagraphFont"/>
    <w:link w:val="Heading3"/>
    <w:uiPriority w:val="9"/>
    <w:rsid w:val="00406BB7"/>
    <w:rPr>
      <w:rFonts w:eastAsiaTheme="majorEastAsia" w:cstheme="majorBidi"/>
      <w:b/>
      <w:bCs/>
      <w:color w:val="000000" w:themeColor="text1"/>
      <w:sz w:val="26"/>
      <w:szCs w:val="26"/>
      <w:lang w:val="vi-VN"/>
    </w:rPr>
  </w:style>
  <w:style w:type="character" w:customStyle="1" w:styleId="Heading4Char">
    <w:name w:val="Heading 4 Char"/>
    <w:basedOn w:val="DefaultParagraphFont"/>
    <w:link w:val="Heading4"/>
    <w:uiPriority w:val="9"/>
    <w:rsid w:val="00E66A9E"/>
    <w:rPr>
      <w:rFonts w:eastAsiaTheme="majorEastAsia" w:cstheme="majorBidi"/>
      <w:b/>
      <w:iCs/>
      <w:sz w:val="26"/>
      <w:szCs w:val="22"/>
      <w:lang w:val="vi"/>
    </w:rPr>
  </w:style>
  <w:style w:type="character" w:styleId="Emphasis">
    <w:name w:val="Emphasis"/>
    <w:basedOn w:val="DefaultParagraphFont"/>
    <w:uiPriority w:val="20"/>
    <w:qFormat/>
    <w:rsid w:val="00381E7E"/>
    <w:rPr>
      <w:i/>
      <w:iCs/>
    </w:rPr>
  </w:style>
  <w:style w:type="paragraph" w:styleId="NormalWeb">
    <w:name w:val="Normal (Web)"/>
    <w:basedOn w:val="Normal"/>
    <w:uiPriority w:val="99"/>
    <w:semiHidden/>
    <w:unhideWhenUsed/>
    <w:rsid w:val="00EF4645"/>
    <w:rPr>
      <w:sz w:val="24"/>
      <w:szCs w:val="24"/>
    </w:rPr>
  </w:style>
  <w:style w:type="character" w:customStyle="1" w:styleId="Heading2Char">
    <w:name w:val="Heading 2 Char"/>
    <w:basedOn w:val="DefaultParagraphFont"/>
    <w:link w:val="Heading2"/>
    <w:uiPriority w:val="9"/>
    <w:semiHidden/>
    <w:rsid w:val="00735D0D"/>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C0683C"/>
    <w:rPr>
      <w:rFonts w:ascii="Courier New" w:eastAsia="Times New Roman" w:hAnsi="Courier New" w:cs="Courier New"/>
      <w:sz w:val="20"/>
      <w:szCs w:val="20"/>
    </w:rPr>
  </w:style>
  <w:style w:type="character" w:styleId="Strong">
    <w:name w:val="Strong"/>
    <w:basedOn w:val="DefaultParagraphFont"/>
    <w:uiPriority w:val="22"/>
    <w:qFormat/>
    <w:rsid w:val="00C0683C"/>
    <w:rPr>
      <w:b/>
      <w:bCs/>
    </w:rPr>
  </w:style>
  <w:style w:type="paragraph" w:styleId="Revision">
    <w:name w:val="Revision"/>
    <w:hidden/>
    <w:uiPriority w:val="99"/>
    <w:semiHidden/>
    <w:rsid w:val="002B358F"/>
    <w:rPr>
      <w:sz w:val="26"/>
      <w:szCs w:val="26"/>
    </w:rPr>
  </w:style>
  <w:style w:type="character" w:styleId="Hyperlink">
    <w:name w:val="Hyperlink"/>
    <w:basedOn w:val="DefaultParagraphFont"/>
    <w:uiPriority w:val="99"/>
    <w:unhideWhenUsed/>
    <w:rsid w:val="008A0174"/>
    <w:rPr>
      <w:color w:val="0563C1" w:themeColor="hyperlink"/>
      <w:u w:val="single"/>
    </w:rPr>
  </w:style>
  <w:style w:type="character" w:styleId="UnresolvedMention">
    <w:name w:val="Unresolved Mention"/>
    <w:basedOn w:val="DefaultParagraphFont"/>
    <w:uiPriority w:val="99"/>
    <w:semiHidden/>
    <w:unhideWhenUsed/>
    <w:rsid w:val="008A0174"/>
    <w:rPr>
      <w:color w:val="605E5C"/>
      <w:shd w:val="clear" w:color="auto" w:fill="E1DFDD"/>
    </w:rPr>
  </w:style>
  <w:style w:type="paragraph" w:styleId="TOCHeading">
    <w:name w:val="TOC Heading"/>
    <w:basedOn w:val="Heading1"/>
    <w:next w:val="Normal"/>
    <w:uiPriority w:val="39"/>
    <w:unhideWhenUsed/>
    <w:qFormat/>
    <w:rsid w:val="00FF3CCA"/>
    <w:pPr>
      <w:keepNext/>
      <w:keepLines/>
      <w:widowControl/>
      <w:numPr>
        <w:numId w:val="0"/>
      </w:numPr>
      <w:autoSpaceDE/>
      <w:autoSpaceDN/>
      <w:spacing w:before="240" w:after="0" w:line="259" w:lineRule="auto"/>
      <w:outlineLvl w:val="9"/>
    </w:pPr>
    <w:rPr>
      <w:rFonts w:asciiTheme="majorHAnsi" w:eastAsiaTheme="majorEastAsia" w:hAnsiTheme="majorHAnsi" w:cstheme="majorBidi"/>
      <w:b w:val="0"/>
      <w:bCs w:val="0"/>
      <w:color w:val="2E74B5" w:themeColor="accent1" w:themeShade="BF"/>
      <w:szCs w:val="32"/>
    </w:rPr>
  </w:style>
  <w:style w:type="paragraph" w:styleId="TOC1">
    <w:name w:val="toc 1"/>
    <w:basedOn w:val="Normal"/>
    <w:next w:val="Normal"/>
    <w:autoRedefine/>
    <w:uiPriority w:val="39"/>
    <w:unhideWhenUsed/>
    <w:rsid w:val="00FF3CCA"/>
    <w:pPr>
      <w:spacing w:after="100"/>
    </w:pPr>
  </w:style>
  <w:style w:type="paragraph" w:customStyle="1" w:styleId="Hinh">
    <w:name w:val="Hinh"/>
    <w:basedOn w:val="Normal"/>
    <w:link w:val="HinhChar"/>
    <w:qFormat/>
    <w:rsid w:val="00853F23"/>
    <w:pPr>
      <w:tabs>
        <w:tab w:val="left" w:pos="567"/>
        <w:tab w:val="left" w:pos="4830"/>
      </w:tabs>
      <w:spacing w:line="276" w:lineRule="auto"/>
      <w:jc w:val="both"/>
    </w:pPr>
    <w:rPr>
      <w:lang w:val="vi-VN"/>
    </w:rPr>
  </w:style>
  <w:style w:type="character" w:customStyle="1" w:styleId="HinhChar">
    <w:name w:val="Hinh Char"/>
    <w:basedOn w:val="DefaultParagraphFont"/>
    <w:link w:val="Hinh"/>
    <w:rsid w:val="00853F23"/>
    <w:rPr>
      <w:sz w:val="26"/>
      <w:szCs w:val="26"/>
      <w:lang w:val="vi-VN"/>
    </w:rPr>
  </w:style>
  <w:style w:type="paragraph" w:styleId="TOC2">
    <w:name w:val="toc 2"/>
    <w:basedOn w:val="Normal"/>
    <w:next w:val="Normal"/>
    <w:autoRedefine/>
    <w:uiPriority w:val="39"/>
    <w:unhideWhenUsed/>
    <w:rsid w:val="00FD137C"/>
    <w:pPr>
      <w:spacing w:after="100"/>
      <w:ind w:left="260"/>
    </w:pPr>
  </w:style>
  <w:style w:type="paragraph" w:styleId="TOC3">
    <w:name w:val="toc 3"/>
    <w:basedOn w:val="Normal"/>
    <w:next w:val="Normal"/>
    <w:autoRedefine/>
    <w:uiPriority w:val="39"/>
    <w:unhideWhenUsed/>
    <w:rsid w:val="00FD137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2534">
      <w:bodyDiv w:val="1"/>
      <w:marLeft w:val="0"/>
      <w:marRight w:val="0"/>
      <w:marTop w:val="0"/>
      <w:marBottom w:val="0"/>
      <w:divBdr>
        <w:top w:val="none" w:sz="0" w:space="0" w:color="auto"/>
        <w:left w:val="none" w:sz="0" w:space="0" w:color="auto"/>
        <w:bottom w:val="none" w:sz="0" w:space="0" w:color="auto"/>
        <w:right w:val="none" w:sz="0" w:space="0" w:color="auto"/>
      </w:divBdr>
    </w:div>
    <w:div w:id="39519089">
      <w:bodyDiv w:val="1"/>
      <w:marLeft w:val="0"/>
      <w:marRight w:val="0"/>
      <w:marTop w:val="0"/>
      <w:marBottom w:val="0"/>
      <w:divBdr>
        <w:top w:val="none" w:sz="0" w:space="0" w:color="auto"/>
        <w:left w:val="none" w:sz="0" w:space="0" w:color="auto"/>
        <w:bottom w:val="none" w:sz="0" w:space="0" w:color="auto"/>
        <w:right w:val="none" w:sz="0" w:space="0" w:color="auto"/>
      </w:divBdr>
    </w:div>
    <w:div w:id="106312941">
      <w:bodyDiv w:val="1"/>
      <w:marLeft w:val="0"/>
      <w:marRight w:val="0"/>
      <w:marTop w:val="0"/>
      <w:marBottom w:val="0"/>
      <w:divBdr>
        <w:top w:val="none" w:sz="0" w:space="0" w:color="auto"/>
        <w:left w:val="none" w:sz="0" w:space="0" w:color="auto"/>
        <w:bottom w:val="none" w:sz="0" w:space="0" w:color="auto"/>
        <w:right w:val="none" w:sz="0" w:space="0" w:color="auto"/>
      </w:divBdr>
    </w:div>
    <w:div w:id="113449851">
      <w:bodyDiv w:val="1"/>
      <w:marLeft w:val="0"/>
      <w:marRight w:val="0"/>
      <w:marTop w:val="0"/>
      <w:marBottom w:val="0"/>
      <w:divBdr>
        <w:top w:val="none" w:sz="0" w:space="0" w:color="auto"/>
        <w:left w:val="none" w:sz="0" w:space="0" w:color="auto"/>
        <w:bottom w:val="none" w:sz="0" w:space="0" w:color="auto"/>
        <w:right w:val="none" w:sz="0" w:space="0" w:color="auto"/>
      </w:divBdr>
    </w:div>
    <w:div w:id="131020261">
      <w:bodyDiv w:val="1"/>
      <w:marLeft w:val="0"/>
      <w:marRight w:val="0"/>
      <w:marTop w:val="0"/>
      <w:marBottom w:val="0"/>
      <w:divBdr>
        <w:top w:val="none" w:sz="0" w:space="0" w:color="auto"/>
        <w:left w:val="none" w:sz="0" w:space="0" w:color="auto"/>
        <w:bottom w:val="none" w:sz="0" w:space="0" w:color="auto"/>
        <w:right w:val="none" w:sz="0" w:space="0" w:color="auto"/>
      </w:divBdr>
    </w:div>
    <w:div w:id="156389003">
      <w:bodyDiv w:val="1"/>
      <w:marLeft w:val="0"/>
      <w:marRight w:val="0"/>
      <w:marTop w:val="0"/>
      <w:marBottom w:val="0"/>
      <w:divBdr>
        <w:top w:val="none" w:sz="0" w:space="0" w:color="auto"/>
        <w:left w:val="none" w:sz="0" w:space="0" w:color="auto"/>
        <w:bottom w:val="none" w:sz="0" w:space="0" w:color="auto"/>
        <w:right w:val="none" w:sz="0" w:space="0" w:color="auto"/>
      </w:divBdr>
    </w:div>
    <w:div w:id="208882287">
      <w:bodyDiv w:val="1"/>
      <w:marLeft w:val="0"/>
      <w:marRight w:val="0"/>
      <w:marTop w:val="0"/>
      <w:marBottom w:val="0"/>
      <w:divBdr>
        <w:top w:val="none" w:sz="0" w:space="0" w:color="auto"/>
        <w:left w:val="none" w:sz="0" w:space="0" w:color="auto"/>
        <w:bottom w:val="none" w:sz="0" w:space="0" w:color="auto"/>
        <w:right w:val="none" w:sz="0" w:space="0" w:color="auto"/>
      </w:divBdr>
    </w:div>
    <w:div w:id="220101885">
      <w:bodyDiv w:val="1"/>
      <w:marLeft w:val="0"/>
      <w:marRight w:val="0"/>
      <w:marTop w:val="0"/>
      <w:marBottom w:val="0"/>
      <w:divBdr>
        <w:top w:val="none" w:sz="0" w:space="0" w:color="auto"/>
        <w:left w:val="none" w:sz="0" w:space="0" w:color="auto"/>
        <w:bottom w:val="none" w:sz="0" w:space="0" w:color="auto"/>
        <w:right w:val="none" w:sz="0" w:space="0" w:color="auto"/>
      </w:divBdr>
    </w:div>
    <w:div w:id="230426760">
      <w:bodyDiv w:val="1"/>
      <w:marLeft w:val="0"/>
      <w:marRight w:val="0"/>
      <w:marTop w:val="0"/>
      <w:marBottom w:val="0"/>
      <w:divBdr>
        <w:top w:val="none" w:sz="0" w:space="0" w:color="auto"/>
        <w:left w:val="none" w:sz="0" w:space="0" w:color="auto"/>
        <w:bottom w:val="none" w:sz="0" w:space="0" w:color="auto"/>
        <w:right w:val="none" w:sz="0" w:space="0" w:color="auto"/>
      </w:divBdr>
    </w:div>
    <w:div w:id="276328984">
      <w:bodyDiv w:val="1"/>
      <w:marLeft w:val="0"/>
      <w:marRight w:val="0"/>
      <w:marTop w:val="0"/>
      <w:marBottom w:val="0"/>
      <w:divBdr>
        <w:top w:val="none" w:sz="0" w:space="0" w:color="auto"/>
        <w:left w:val="none" w:sz="0" w:space="0" w:color="auto"/>
        <w:bottom w:val="none" w:sz="0" w:space="0" w:color="auto"/>
        <w:right w:val="none" w:sz="0" w:space="0" w:color="auto"/>
      </w:divBdr>
    </w:div>
    <w:div w:id="322853041">
      <w:bodyDiv w:val="1"/>
      <w:marLeft w:val="0"/>
      <w:marRight w:val="0"/>
      <w:marTop w:val="0"/>
      <w:marBottom w:val="0"/>
      <w:divBdr>
        <w:top w:val="none" w:sz="0" w:space="0" w:color="auto"/>
        <w:left w:val="none" w:sz="0" w:space="0" w:color="auto"/>
        <w:bottom w:val="none" w:sz="0" w:space="0" w:color="auto"/>
        <w:right w:val="none" w:sz="0" w:space="0" w:color="auto"/>
      </w:divBdr>
    </w:div>
    <w:div w:id="357123661">
      <w:bodyDiv w:val="1"/>
      <w:marLeft w:val="0"/>
      <w:marRight w:val="0"/>
      <w:marTop w:val="0"/>
      <w:marBottom w:val="0"/>
      <w:divBdr>
        <w:top w:val="none" w:sz="0" w:space="0" w:color="auto"/>
        <w:left w:val="none" w:sz="0" w:space="0" w:color="auto"/>
        <w:bottom w:val="none" w:sz="0" w:space="0" w:color="auto"/>
        <w:right w:val="none" w:sz="0" w:space="0" w:color="auto"/>
      </w:divBdr>
    </w:div>
    <w:div w:id="378171857">
      <w:bodyDiv w:val="1"/>
      <w:marLeft w:val="0"/>
      <w:marRight w:val="0"/>
      <w:marTop w:val="0"/>
      <w:marBottom w:val="0"/>
      <w:divBdr>
        <w:top w:val="none" w:sz="0" w:space="0" w:color="auto"/>
        <w:left w:val="none" w:sz="0" w:space="0" w:color="auto"/>
        <w:bottom w:val="none" w:sz="0" w:space="0" w:color="auto"/>
        <w:right w:val="none" w:sz="0" w:space="0" w:color="auto"/>
      </w:divBdr>
    </w:div>
    <w:div w:id="390614391">
      <w:bodyDiv w:val="1"/>
      <w:marLeft w:val="0"/>
      <w:marRight w:val="0"/>
      <w:marTop w:val="0"/>
      <w:marBottom w:val="0"/>
      <w:divBdr>
        <w:top w:val="none" w:sz="0" w:space="0" w:color="auto"/>
        <w:left w:val="none" w:sz="0" w:space="0" w:color="auto"/>
        <w:bottom w:val="none" w:sz="0" w:space="0" w:color="auto"/>
        <w:right w:val="none" w:sz="0" w:space="0" w:color="auto"/>
      </w:divBdr>
    </w:div>
    <w:div w:id="399913443">
      <w:bodyDiv w:val="1"/>
      <w:marLeft w:val="0"/>
      <w:marRight w:val="0"/>
      <w:marTop w:val="0"/>
      <w:marBottom w:val="0"/>
      <w:divBdr>
        <w:top w:val="none" w:sz="0" w:space="0" w:color="auto"/>
        <w:left w:val="none" w:sz="0" w:space="0" w:color="auto"/>
        <w:bottom w:val="none" w:sz="0" w:space="0" w:color="auto"/>
        <w:right w:val="none" w:sz="0" w:space="0" w:color="auto"/>
      </w:divBdr>
    </w:div>
    <w:div w:id="427044508">
      <w:bodyDiv w:val="1"/>
      <w:marLeft w:val="0"/>
      <w:marRight w:val="0"/>
      <w:marTop w:val="0"/>
      <w:marBottom w:val="0"/>
      <w:divBdr>
        <w:top w:val="none" w:sz="0" w:space="0" w:color="auto"/>
        <w:left w:val="none" w:sz="0" w:space="0" w:color="auto"/>
        <w:bottom w:val="none" w:sz="0" w:space="0" w:color="auto"/>
        <w:right w:val="none" w:sz="0" w:space="0" w:color="auto"/>
      </w:divBdr>
    </w:div>
    <w:div w:id="435292415">
      <w:bodyDiv w:val="1"/>
      <w:marLeft w:val="0"/>
      <w:marRight w:val="0"/>
      <w:marTop w:val="0"/>
      <w:marBottom w:val="0"/>
      <w:divBdr>
        <w:top w:val="none" w:sz="0" w:space="0" w:color="auto"/>
        <w:left w:val="none" w:sz="0" w:space="0" w:color="auto"/>
        <w:bottom w:val="none" w:sz="0" w:space="0" w:color="auto"/>
        <w:right w:val="none" w:sz="0" w:space="0" w:color="auto"/>
      </w:divBdr>
    </w:div>
    <w:div w:id="442654587">
      <w:bodyDiv w:val="1"/>
      <w:marLeft w:val="0"/>
      <w:marRight w:val="0"/>
      <w:marTop w:val="0"/>
      <w:marBottom w:val="0"/>
      <w:divBdr>
        <w:top w:val="none" w:sz="0" w:space="0" w:color="auto"/>
        <w:left w:val="none" w:sz="0" w:space="0" w:color="auto"/>
        <w:bottom w:val="none" w:sz="0" w:space="0" w:color="auto"/>
        <w:right w:val="none" w:sz="0" w:space="0" w:color="auto"/>
      </w:divBdr>
    </w:div>
    <w:div w:id="479424348">
      <w:bodyDiv w:val="1"/>
      <w:marLeft w:val="0"/>
      <w:marRight w:val="0"/>
      <w:marTop w:val="0"/>
      <w:marBottom w:val="0"/>
      <w:divBdr>
        <w:top w:val="none" w:sz="0" w:space="0" w:color="auto"/>
        <w:left w:val="none" w:sz="0" w:space="0" w:color="auto"/>
        <w:bottom w:val="none" w:sz="0" w:space="0" w:color="auto"/>
        <w:right w:val="none" w:sz="0" w:space="0" w:color="auto"/>
      </w:divBdr>
    </w:div>
    <w:div w:id="543521947">
      <w:bodyDiv w:val="1"/>
      <w:marLeft w:val="0"/>
      <w:marRight w:val="0"/>
      <w:marTop w:val="0"/>
      <w:marBottom w:val="0"/>
      <w:divBdr>
        <w:top w:val="none" w:sz="0" w:space="0" w:color="auto"/>
        <w:left w:val="none" w:sz="0" w:space="0" w:color="auto"/>
        <w:bottom w:val="none" w:sz="0" w:space="0" w:color="auto"/>
        <w:right w:val="none" w:sz="0" w:space="0" w:color="auto"/>
      </w:divBdr>
    </w:div>
    <w:div w:id="547448452">
      <w:bodyDiv w:val="1"/>
      <w:marLeft w:val="0"/>
      <w:marRight w:val="0"/>
      <w:marTop w:val="0"/>
      <w:marBottom w:val="0"/>
      <w:divBdr>
        <w:top w:val="none" w:sz="0" w:space="0" w:color="auto"/>
        <w:left w:val="none" w:sz="0" w:space="0" w:color="auto"/>
        <w:bottom w:val="none" w:sz="0" w:space="0" w:color="auto"/>
        <w:right w:val="none" w:sz="0" w:space="0" w:color="auto"/>
      </w:divBdr>
    </w:div>
    <w:div w:id="563413739">
      <w:bodyDiv w:val="1"/>
      <w:marLeft w:val="0"/>
      <w:marRight w:val="0"/>
      <w:marTop w:val="0"/>
      <w:marBottom w:val="0"/>
      <w:divBdr>
        <w:top w:val="none" w:sz="0" w:space="0" w:color="auto"/>
        <w:left w:val="none" w:sz="0" w:space="0" w:color="auto"/>
        <w:bottom w:val="none" w:sz="0" w:space="0" w:color="auto"/>
        <w:right w:val="none" w:sz="0" w:space="0" w:color="auto"/>
      </w:divBdr>
    </w:div>
    <w:div w:id="573050120">
      <w:bodyDiv w:val="1"/>
      <w:marLeft w:val="0"/>
      <w:marRight w:val="0"/>
      <w:marTop w:val="0"/>
      <w:marBottom w:val="0"/>
      <w:divBdr>
        <w:top w:val="none" w:sz="0" w:space="0" w:color="auto"/>
        <w:left w:val="none" w:sz="0" w:space="0" w:color="auto"/>
        <w:bottom w:val="none" w:sz="0" w:space="0" w:color="auto"/>
        <w:right w:val="none" w:sz="0" w:space="0" w:color="auto"/>
      </w:divBdr>
    </w:div>
    <w:div w:id="654915948">
      <w:bodyDiv w:val="1"/>
      <w:marLeft w:val="0"/>
      <w:marRight w:val="0"/>
      <w:marTop w:val="0"/>
      <w:marBottom w:val="0"/>
      <w:divBdr>
        <w:top w:val="none" w:sz="0" w:space="0" w:color="auto"/>
        <w:left w:val="none" w:sz="0" w:space="0" w:color="auto"/>
        <w:bottom w:val="none" w:sz="0" w:space="0" w:color="auto"/>
        <w:right w:val="none" w:sz="0" w:space="0" w:color="auto"/>
      </w:divBdr>
    </w:div>
    <w:div w:id="736901900">
      <w:bodyDiv w:val="1"/>
      <w:marLeft w:val="0"/>
      <w:marRight w:val="0"/>
      <w:marTop w:val="0"/>
      <w:marBottom w:val="0"/>
      <w:divBdr>
        <w:top w:val="none" w:sz="0" w:space="0" w:color="auto"/>
        <w:left w:val="none" w:sz="0" w:space="0" w:color="auto"/>
        <w:bottom w:val="none" w:sz="0" w:space="0" w:color="auto"/>
        <w:right w:val="none" w:sz="0" w:space="0" w:color="auto"/>
      </w:divBdr>
    </w:div>
    <w:div w:id="758453969">
      <w:bodyDiv w:val="1"/>
      <w:marLeft w:val="0"/>
      <w:marRight w:val="0"/>
      <w:marTop w:val="0"/>
      <w:marBottom w:val="0"/>
      <w:divBdr>
        <w:top w:val="none" w:sz="0" w:space="0" w:color="auto"/>
        <w:left w:val="none" w:sz="0" w:space="0" w:color="auto"/>
        <w:bottom w:val="none" w:sz="0" w:space="0" w:color="auto"/>
        <w:right w:val="none" w:sz="0" w:space="0" w:color="auto"/>
      </w:divBdr>
    </w:div>
    <w:div w:id="778522404">
      <w:bodyDiv w:val="1"/>
      <w:marLeft w:val="0"/>
      <w:marRight w:val="0"/>
      <w:marTop w:val="0"/>
      <w:marBottom w:val="0"/>
      <w:divBdr>
        <w:top w:val="none" w:sz="0" w:space="0" w:color="auto"/>
        <w:left w:val="none" w:sz="0" w:space="0" w:color="auto"/>
        <w:bottom w:val="none" w:sz="0" w:space="0" w:color="auto"/>
        <w:right w:val="none" w:sz="0" w:space="0" w:color="auto"/>
      </w:divBdr>
    </w:div>
    <w:div w:id="886338887">
      <w:bodyDiv w:val="1"/>
      <w:marLeft w:val="0"/>
      <w:marRight w:val="0"/>
      <w:marTop w:val="0"/>
      <w:marBottom w:val="0"/>
      <w:divBdr>
        <w:top w:val="none" w:sz="0" w:space="0" w:color="auto"/>
        <w:left w:val="none" w:sz="0" w:space="0" w:color="auto"/>
        <w:bottom w:val="none" w:sz="0" w:space="0" w:color="auto"/>
        <w:right w:val="none" w:sz="0" w:space="0" w:color="auto"/>
      </w:divBdr>
    </w:div>
    <w:div w:id="980354746">
      <w:bodyDiv w:val="1"/>
      <w:marLeft w:val="0"/>
      <w:marRight w:val="0"/>
      <w:marTop w:val="0"/>
      <w:marBottom w:val="0"/>
      <w:divBdr>
        <w:top w:val="none" w:sz="0" w:space="0" w:color="auto"/>
        <w:left w:val="none" w:sz="0" w:space="0" w:color="auto"/>
        <w:bottom w:val="none" w:sz="0" w:space="0" w:color="auto"/>
        <w:right w:val="none" w:sz="0" w:space="0" w:color="auto"/>
      </w:divBdr>
    </w:div>
    <w:div w:id="1054550558">
      <w:bodyDiv w:val="1"/>
      <w:marLeft w:val="0"/>
      <w:marRight w:val="0"/>
      <w:marTop w:val="0"/>
      <w:marBottom w:val="0"/>
      <w:divBdr>
        <w:top w:val="none" w:sz="0" w:space="0" w:color="auto"/>
        <w:left w:val="none" w:sz="0" w:space="0" w:color="auto"/>
        <w:bottom w:val="none" w:sz="0" w:space="0" w:color="auto"/>
        <w:right w:val="none" w:sz="0" w:space="0" w:color="auto"/>
      </w:divBdr>
    </w:div>
    <w:div w:id="1114785349">
      <w:bodyDiv w:val="1"/>
      <w:marLeft w:val="0"/>
      <w:marRight w:val="0"/>
      <w:marTop w:val="0"/>
      <w:marBottom w:val="0"/>
      <w:divBdr>
        <w:top w:val="none" w:sz="0" w:space="0" w:color="auto"/>
        <w:left w:val="none" w:sz="0" w:space="0" w:color="auto"/>
        <w:bottom w:val="none" w:sz="0" w:space="0" w:color="auto"/>
        <w:right w:val="none" w:sz="0" w:space="0" w:color="auto"/>
      </w:divBdr>
    </w:div>
    <w:div w:id="1172834505">
      <w:bodyDiv w:val="1"/>
      <w:marLeft w:val="0"/>
      <w:marRight w:val="0"/>
      <w:marTop w:val="0"/>
      <w:marBottom w:val="0"/>
      <w:divBdr>
        <w:top w:val="none" w:sz="0" w:space="0" w:color="auto"/>
        <w:left w:val="none" w:sz="0" w:space="0" w:color="auto"/>
        <w:bottom w:val="none" w:sz="0" w:space="0" w:color="auto"/>
        <w:right w:val="none" w:sz="0" w:space="0" w:color="auto"/>
      </w:divBdr>
    </w:div>
    <w:div w:id="1240360205">
      <w:bodyDiv w:val="1"/>
      <w:marLeft w:val="0"/>
      <w:marRight w:val="0"/>
      <w:marTop w:val="0"/>
      <w:marBottom w:val="0"/>
      <w:divBdr>
        <w:top w:val="none" w:sz="0" w:space="0" w:color="auto"/>
        <w:left w:val="none" w:sz="0" w:space="0" w:color="auto"/>
        <w:bottom w:val="none" w:sz="0" w:space="0" w:color="auto"/>
        <w:right w:val="none" w:sz="0" w:space="0" w:color="auto"/>
      </w:divBdr>
    </w:div>
    <w:div w:id="1254244551">
      <w:bodyDiv w:val="1"/>
      <w:marLeft w:val="0"/>
      <w:marRight w:val="0"/>
      <w:marTop w:val="0"/>
      <w:marBottom w:val="0"/>
      <w:divBdr>
        <w:top w:val="none" w:sz="0" w:space="0" w:color="auto"/>
        <w:left w:val="none" w:sz="0" w:space="0" w:color="auto"/>
        <w:bottom w:val="none" w:sz="0" w:space="0" w:color="auto"/>
        <w:right w:val="none" w:sz="0" w:space="0" w:color="auto"/>
      </w:divBdr>
    </w:div>
    <w:div w:id="1314487639">
      <w:bodyDiv w:val="1"/>
      <w:marLeft w:val="0"/>
      <w:marRight w:val="0"/>
      <w:marTop w:val="0"/>
      <w:marBottom w:val="0"/>
      <w:divBdr>
        <w:top w:val="none" w:sz="0" w:space="0" w:color="auto"/>
        <w:left w:val="none" w:sz="0" w:space="0" w:color="auto"/>
        <w:bottom w:val="none" w:sz="0" w:space="0" w:color="auto"/>
        <w:right w:val="none" w:sz="0" w:space="0" w:color="auto"/>
      </w:divBdr>
    </w:div>
    <w:div w:id="1317762597">
      <w:bodyDiv w:val="1"/>
      <w:marLeft w:val="0"/>
      <w:marRight w:val="0"/>
      <w:marTop w:val="0"/>
      <w:marBottom w:val="0"/>
      <w:divBdr>
        <w:top w:val="none" w:sz="0" w:space="0" w:color="auto"/>
        <w:left w:val="none" w:sz="0" w:space="0" w:color="auto"/>
        <w:bottom w:val="none" w:sz="0" w:space="0" w:color="auto"/>
        <w:right w:val="none" w:sz="0" w:space="0" w:color="auto"/>
      </w:divBdr>
    </w:div>
    <w:div w:id="1333802199">
      <w:bodyDiv w:val="1"/>
      <w:marLeft w:val="0"/>
      <w:marRight w:val="0"/>
      <w:marTop w:val="0"/>
      <w:marBottom w:val="0"/>
      <w:divBdr>
        <w:top w:val="none" w:sz="0" w:space="0" w:color="auto"/>
        <w:left w:val="none" w:sz="0" w:space="0" w:color="auto"/>
        <w:bottom w:val="none" w:sz="0" w:space="0" w:color="auto"/>
        <w:right w:val="none" w:sz="0" w:space="0" w:color="auto"/>
      </w:divBdr>
    </w:div>
    <w:div w:id="1362779195">
      <w:bodyDiv w:val="1"/>
      <w:marLeft w:val="0"/>
      <w:marRight w:val="0"/>
      <w:marTop w:val="0"/>
      <w:marBottom w:val="0"/>
      <w:divBdr>
        <w:top w:val="none" w:sz="0" w:space="0" w:color="auto"/>
        <w:left w:val="none" w:sz="0" w:space="0" w:color="auto"/>
        <w:bottom w:val="none" w:sz="0" w:space="0" w:color="auto"/>
        <w:right w:val="none" w:sz="0" w:space="0" w:color="auto"/>
      </w:divBdr>
    </w:div>
    <w:div w:id="1424759028">
      <w:bodyDiv w:val="1"/>
      <w:marLeft w:val="0"/>
      <w:marRight w:val="0"/>
      <w:marTop w:val="0"/>
      <w:marBottom w:val="0"/>
      <w:divBdr>
        <w:top w:val="none" w:sz="0" w:space="0" w:color="auto"/>
        <w:left w:val="none" w:sz="0" w:space="0" w:color="auto"/>
        <w:bottom w:val="none" w:sz="0" w:space="0" w:color="auto"/>
        <w:right w:val="none" w:sz="0" w:space="0" w:color="auto"/>
      </w:divBdr>
    </w:div>
    <w:div w:id="1448886950">
      <w:bodyDiv w:val="1"/>
      <w:marLeft w:val="0"/>
      <w:marRight w:val="0"/>
      <w:marTop w:val="0"/>
      <w:marBottom w:val="0"/>
      <w:divBdr>
        <w:top w:val="none" w:sz="0" w:space="0" w:color="auto"/>
        <w:left w:val="none" w:sz="0" w:space="0" w:color="auto"/>
        <w:bottom w:val="none" w:sz="0" w:space="0" w:color="auto"/>
        <w:right w:val="none" w:sz="0" w:space="0" w:color="auto"/>
      </w:divBdr>
    </w:div>
    <w:div w:id="1461730888">
      <w:bodyDiv w:val="1"/>
      <w:marLeft w:val="0"/>
      <w:marRight w:val="0"/>
      <w:marTop w:val="0"/>
      <w:marBottom w:val="0"/>
      <w:divBdr>
        <w:top w:val="none" w:sz="0" w:space="0" w:color="auto"/>
        <w:left w:val="none" w:sz="0" w:space="0" w:color="auto"/>
        <w:bottom w:val="none" w:sz="0" w:space="0" w:color="auto"/>
        <w:right w:val="none" w:sz="0" w:space="0" w:color="auto"/>
      </w:divBdr>
    </w:div>
    <w:div w:id="1477457757">
      <w:bodyDiv w:val="1"/>
      <w:marLeft w:val="0"/>
      <w:marRight w:val="0"/>
      <w:marTop w:val="0"/>
      <w:marBottom w:val="0"/>
      <w:divBdr>
        <w:top w:val="none" w:sz="0" w:space="0" w:color="auto"/>
        <w:left w:val="none" w:sz="0" w:space="0" w:color="auto"/>
        <w:bottom w:val="none" w:sz="0" w:space="0" w:color="auto"/>
        <w:right w:val="none" w:sz="0" w:space="0" w:color="auto"/>
      </w:divBdr>
    </w:div>
    <w:div w:id="1519854792">
      <w:bodyDiv w:val="1"/>
      <w:marLeft w:val="0"/>
      <w:marRight w:val="0"/>
      <w:marTop w:val="0"/>
      <w:marBottom w:val="0"/>
      <w:divBdr>
        <w:top w:val="none" w:sz="0" w:space="0" w:color="auto"/>
        <w:left w:val="none" w:sz="0" w:space="0" w:color="auto"/>
        <w:bottom w:val="none" w:sz="0" w:space="0" w:color="auto"/>
        <w:right w:val="none" w:sz="0" w:space="0" w:color="auto"/>
      </w:divBdr>
    </w:div>
    <w:div w:id="1656185079">
      <w:bodyDiv w:val="1"/>
      <w:marLeft w:val="0"/>
      <w:marRight w:val="0"/>
      <w:marTop w:val="0"/>
      <w:marBottom w:val="0"/>
      <w:divBdr>
        <w:top w:val="none" w:sz="0" w:space="0" w:color="auto"/>
        <w:left w:val="none" w:sz="0" w:space="0" w:color="auto"/>
        <w:bottom w:val="none" w:sz="0" w:space="0" w:color="auto"/>
        <w:right w:val="none" w:sz="0" w:space="0" w:color="auto"/>
      </w:divBdr>
    </w:div>
    <w:div w:id="1661695363">
      <w:bodyDiv w:val="1"/>
      <w:marLeft w:val="0"/>
      <w:marRight w:val="0"/>
      <w:marTop w:val="0"/>
      <w:marBottom w:val="0"/>
      <w:divBdr>
        <w:top w:val="none" w:sz="0" w:space="0" w:color="auto"/>
        <w:left w:val="none" w:sz="0" w:space="0" w:color="auto"/>
        <w:bottom w:val="none" w:sz="0" w:space="0" w:color="auto"/>
        <w:right w:val="none" w:sz="0" w:space="0" w:color="auto"/>
      </w:divBdr>
    </w:div>
    <w:div w:id="1663006311">
      <w:bodyDiv w:val="1"/>
      <w:marLeft w:val="0"/>
      <w:marRight w:val="0"/>
      <w:marTop w:val="0"/>
      <w:marBottom w:val="0"/>
      <w:divBdr>
        <w:top w:val="none" w:sz="0" w:space="0" w:color="auto"/>
        <w:left w:val="none" w:sz="0" w:space="0" w:color="auto"/>
        <w:bottom w:val="none" w:sz="0" w:space="0" w:color="auto"/>
        <w:right w:val="none" w:sz="0" w:space="0" w:color="auto"/>
      </w:divBdr>
    </w:div>
    <w:div w:id="1685476902">
      <w:bodyDiv w:val="1"/>
      <w:marLeft w:val="0"/>
      <w:marRight w:val="0"/>
      <w:marTop w:val="0"/>
      <w:marBottom w:val="0"/>
      <w:divBdr>
        <w:top w:val="none" w:sz="0" w:space="0" w:color="auto"/>
        <w:left w:val="none" w:sz="0" w:space="0" w:color="auto"/>
        <w:bottom w:val="none" w:sz="0" w:space="0" w:color="auto"/>
        <w:right w:val="none" w:sz="0" w:space="0" w:color="auto"/>
      </w:divBdr>
    </w:div>
    <w:div w:id="1686058516">
      <w:bodyDiv w:val="1"/>
      <w:marLeft w:val="0"/>
      <w:marRight w:val="0"/>
      <w:marTop w:val="0"/>
      <w:marBottom w:val="0"/>
      <w:divBdr>
        <w:top w:val="none" w:sz="0" w:space="0" w:color="auto"/>
        <w:left w:val="none" w:sz="0" w:space="0" w:color="auto"/>
        <w:bottom w:val="none" w:sz="0" w:space="0" w:color="auto"/>
        <w:right w:val="none" w:sz="0" w:space="0" w:color="auto"/>
      </w:divBdr>
    </w:div>
    <w:div w:id="1719011563">
      <w:bodyDiv w:val="1"/>
      <w:marLeft w:val="0"/>
      <w:marRight w:val="0"/>
      <w:marTop w:val="0"/>
      <w:marBottom w:val="0"/>
      <w:divBdr>
        <w:top w:val="none" w:sz="0" w:space="0" w:color="auto"/>
        <w:left w:val="none" w:sz="0" w:space="0" w:color="auto"/>
        <w:bottom w:val="none" w:sz="0" w:space="0" w:color="auto"/>
        <w:right w:val="none" w:sz="0" w:space="0" w:color="auto"/>
      </w:divBdr>
    </w:div>
    <w:div w:id="1786466533">
      <w:bodyDiv w:val="1"/>
      <w:marLeft w:val="0"/>
      <w:marRight w:val="0"/>
      <w:marTop w:val="0"/>
      <w:marBottom w:val="0"/>
      <w:divBdr>
        <w:top w:val="none" w:sz="0" w:space="0" w:color="auto"/>
        <w:left w:val="none" w:sz="0" w:space="0" w:color="auto"/>
        <w:bottom w:val="none" w:sz="0" w:space="0" w:color="auto"/>
        <w:right w:val="none" w:sz="0" w:space="0" w:color="auto"/>
      </w:divBdr>
    </w:div>
    <w:div w:id="1798716144">
      <w:bodyDiv w:val="1"/>
      <w:marLeft w:val="0"/>
      <w:marRight w:val="0"/>
      <w:marTop w:val="0"/>
      <w:marBottom w:val="0"/>
      <w:divBdr>
        <w:top w:val="none" w:sz="0" w:space="0" w:color="auto"/>
        <w:left w:val="none" w:sz="0" w:space="0" w:color="auto"/>
        <w:bottom w:val="none" w:sz="0" w:space="0" w:color="auto"/>
        <w:right w:val="none" w:sz="0" w:space="0" w:color="auto"/>
      </w:divBdr>
    </w:div>
    <w:div w:id="1815221848">
      <w:bodyDiv w:val="1"/>
      <w:marLeft w:val="0"/>
      <w:marRight w:val="0"/>
      <w:marTop w:val="0"/>
      <w:marBottom w:val="0"/>
      <w:divBdr>
        <w:top w:val="none" w:sz="0" w:space="0" w:color="auto"/>
        <w:left w:val="none" w:sz="0" w:space="0" w:color="auto"/>
        <w:bottom w:val="none" w:sz="0" w:space="0" w:color="auto"/>
        <w:right w:val="none" w:sz="0" w:space="0" w:color="auto"/>
      </w:divBdr>
    </w:div>
    <w:div w:id="1819036805">
      <w:bodyDiv w:val="1"/>
      <w:marLeft w:val="0"/>
      <w:marRight w:val="0"/>
      <w:marTop w:val="0"/>
      <w:marBottom w:val="0"/>
      <w:divBdr>
        <w:top w:val="none" w:sz="0" w:space="0" w:color="auto"/>
        <w:left w:val="none" w:sz="0" w:space="0" w:color="auto"/>
        <w:bottom w:val="none" w:sz="0" w:space="0" w:color="auto"/>
        <w:right w:val="none" w:sz="0" w:space="0" w:color="auto"/>
      </w:divBdr>
    </w:div>
    <w:div w:id="1855029103">
      <w:bodyDiv w:val="1"/>
      <w:marLeft w:val="0"/>
      <w:marRight w:val="0"/>
      <w:marTop w:val="0"/>
      <w:marBottom w:val="0"/>
      <w:divBdr>
        <w:top w:val="none" w:sz="0" w:space="0" w:color="auto"/>
        <w:left w:val="none" w:sz="0" w:space="0" w:color="auto"/>
        <w:bottom w:val="none" w:sz="0" w:space="0" w:color="auto"/>
        <w:right w:val="none" w:sz="0" w:space="0" w:color="auto"/>
      </w:divBdr>
    </w:div>
    <w:div w:id="1870146879">
      <w:bodyDiv w:val="1"/>
      <w:marLeft w:val="0"/>
      <w:marRight w:val="0"/>
      <w:marTop w:val="0"/>
      <w:marBottom w:val="0"/>
      <w:divBdr>
        <w:top w:val="none" w:sz="0" w:space="0" w:color="auto"/>
        <w:left w:val="none" w:sz="0" w:space="0" w:color="auto"/>
        <w:bottom w:val="none" w:sz="0" w:space="0" w:color="auto"/>
        <w:right w:val="none" w:sz="0" w:space="0" w:color="auto"/>
      </w:divBdr>
    </w:div>
    <w:div w:id="1890339017">
      <w:bodyDiv w:val="1"/>
      <w:marLeft w:val="0"/>
      <w:marRight w:val="0"/>
      <w:marTop w:val="0"/>
      <w:marBottom w:val="0"/>
      <w:divBdr>
        <w:top w:val="none" w:sz="0" w:space="0" w:color="auto"/>
        <w:left w:val="none" w:sz="0" w:space="0" w:color="auto"/>
        <w:bottom w:val="none" w:sz="0" w:space="0" w:color="auto"/>
        <w:right w:val="none" w:sz="0" w:space="0" w:color="auto"/>
      </w:divBdr>
    </w:div>
    <w:div w:id="1914312515">
      <w:bodyDiv w:val="1"/>
      <w:marLeft w:val="0"/>
      <w:marRight w:val="0"/>
      <w:marTop w:val="0"/>
      <w:marBottom w:val="0"/>
      <w:divBdr>
        <w:top w:val="none" w:sz="0" w:space="0" w:color="auto"/>
        <w:left w:val="none" w:sz="0" w:space="0" w:color="auto"/>
        <w:bottom w:val="none" w:sz="0" w:space="0" w:color="auto"/>
        <w:right w:val="none" w:sz="0" w:space="0" w:color="auto"/>
      </w:divBdr>
    </w:div>
    <w:div w:id="1932156778">
      <w:bodyDiv w:val="1"/>
      <w:marLeft w:val="0"/>
      <w:marRight w:val="0"/>
      <w:marTop w:val="0"/>
      <w:marBottom w:val="0"/>
      <w:divBdr>
        <w:top w:val="none" w:sz="0" w:space="0" w:color="auto"/>
        <w:left w:val="none" w:sz="0" w:space="0" w:color="auto"/>
        <w:bottom w:val="none" w:sz="0" w:space="0" w:color="auto"/>
        <w:right w:val="none" w:sz="0" w:space="0" w:color="auto"/>
      </w:divBdr>
    </w:div>
    <w:div w:id="1968969410">
      <w:bodyDiv w:val="1"/>
      <w:marLeft w:val="0"/>
      <w:marRight w:val="0"/>
      <w:marTop w:val="0"/>
      <w:marBottom w:val="0"/>
      <w:divBdr>
        <w:top w:val="none" w:sz="0" w:space="0" w:color="auto"/>
        <w:left w:val="none" w:sz="0" w:space="0" w:color="auto"/>
        <w:bottom w:val="none" w:sz="0" w:space="0" w:color="auto"/>
        <w:right w:val="none" w:sz="0" w:space="0" w:color="auto"/>
      </w:divBdr>
    </w:div>
    <w:div w:id="2033064236">
      <w:bodyDiv w:val="1"/>
      <w:marLeft w:val="0"/>
      <w:marRight w:val="0"/>
      <w:marTop w:val="0"/>
      <w:marBottom w:val="0"/>
      <w:divBdr>
        <w:top w:val="none" w:sz="0" w:space="0" w:color="auto"/>
        <w:left w:val="none" w:sz="0" w:space="0" w:color="auto"/>
        <w:bottom w:val="none" w:sz="0" w:space="0" w:color="auto"/>
        <w:right w:val="none" w:sz="0" w:space="0" w:color="auto"/>
      </w:divBdr>
    </w:div>
    <w:div w:id="2033148947">
      <w:bodyDiv w:val="1"/>
      <w:marLeft w:val="0"/>
      <w:marRight w:val="0"/>
      <w:marTop w:val="0"/>
      <w:marBottom w:val="0"/>
      <w:divBdr>
        <w:top w:val="none" w:sz="0" w:space="0" w:color="auto"/>
        <w:left w:val="none" w:sz="0" w:space="0" w:color="auto"/>
        <w:bottom w:val="none" w:sz="0" w:space="0" w:color="auto"/>
        <w:right w:val="none" w:sz="0" w:space="0" w:color="auto"/>
      </w:divBdr>
    </w:div>
    <w:div w:id="210229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DAFC8-7D30-41B4-8713-5E749CE00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36</Pages>
  <Words>6985</Words>
  <Characters>39820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minh thư</cp:lastModifiedBy>
  <cp:revision>15</cp:revision>
  <cp:lastPrinted>2022-08-29T07:41:00Z</cp:lastPrinted>
  <dcterms:created xsi:type="dcterms:W3CDTF">2025-08-18T16:29:00Z</dcterms:created>
  <dcterms:modified xsi:type="dcterms:W3CDTF">2025-08-20T03:42:00Z</dcterms:modified>
</cp:coreProperties>
</file>